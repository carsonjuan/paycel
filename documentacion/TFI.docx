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7707" w:rsidRDefault="00457707" w:rsidP="00457707">
      <w:pPr>
        <w:jc w:val="center"/>
      </w:pPr>
    </w:p>
    <w:p w:rsidR="007E4EDC" w:rsidRDefault="00D874AB" w:rsidP="00457707">
      <w:pPr>
        <w:jc w:val="center"/>
      </w:pPr>
      <w:r>
        <w:rPr>
          <w:noProof/>
          <w:lang w:val="es-ES" w:eastAsia="es-ES"/>
        </w:rPr>
        <w:drawing>
          <wp:inline distT="0" distB="0" distL="0" distR="0" wp14:anchorId="3A6AAE16" wp14:editId="29A5632D">
            <wp:extent cx="2746248" cy="1962912"/>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niversidad_kenned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6248" cy="1962912"/>
                    </a:xfrm>
                    <a:prstGeom prst="rect">
                      <a:avLst/>
                    </a:prstGeom>
                  </pic:spPr>
                </pic:pic>
              </a:graphicData>
            </a:graphic>
          </wp:inline>
        </w:drawing>
      </w:r>
    </w:p>
    <w:p w:rsidR="007E4EDC" w:rsidRPr="00457707" w:rsidRDefault="007E4EDC" w:rsidP="00457707">
      <w:pPr>
        <w:jc w:val="center"/>
        <w:rPr>
          <w:sz w:val="44"/>
        </w:rPr>
      </w:pPr>
      <w:r w:rsidRPr="00457707">
        <w:rPr>
          <w:sz w:val="44"/>
        </w:rPr>
        <w:t>Universidad Argentina John F. Kennedy</w:t>
      </w:r>
    </w:p>
    <w:p w:rsidR="007E4EDC" w:rsidRPr="00457707" w:rsidRDefault="007E4EDC" w:rsidP="00457707">
      <w:pPr>
        <w:jc w:val="center"/>
        <w:rPr>
          <w:sz w:val="40"/>
        </w:rPr>
      </w:pPr>
      <w:r w:rsidRPr="00457707">
        <w:rPr>
          <w:sz w:val="40"/>
        </w:rPr>
        <w:t>Licenciatura en Sistemas</w:t>
      </w:r>
    </w:p>
    <w:p w:rsidR="00457707" w:rsidRPr="00457707" w:rsidRDefault="00457707" w:rsidP="00457707">
      <w:pPr>
        <w:jc w:val="center"/>
        <w:rPr>
          <w:sz w:val="40"/>
        </w:rPr>
      </w:pPr>
    </w:p>
    <w:p w:rsidR="007E4EDC" w:rsidRPr="00457707" w:rsidRDefault="007E4EDC" w:rsidP="00457707">
      <w:pPr>
        <w:jc w:val="center"/>
        <w:rPr>
          <w:sz w:val="32"/>
        </w:rPr>
      </w:pPr>
      <w:r w:rsidRPr="00457707">
        <w:rPr>
          <w:b/>
          <w:sz w:val="44"/>
        </w:rPr>
        <w:t>Pago por medio del  Celular</w:t>
      </w:r>
      <w:r w:rsidR="00457707" w:rsidRPr="00457707">
        <w:rPr>
          <w:b/>
          <w:sz w:val="44"/>
        </w:rPr>
        <w:t>:</w:t>
      </w:r>
      <w:r w:rsidR="00457707">
        <w:rPr>
          <w:b/>
          <w:sz w:val="44"/>
        </w:rPr>
        <w:br/>
      </w:r>
      <w:r w:rsidRPr="00457707">
        <w:rPr>
          <w:sz w:val="32"/>
        </w:rPr>
        <w:t>Fácil, seguro, en cualquier celular y lugar</w:t>
      </w:r>
    </w:p>
    <w:p w:rsidR="00457707" w:rsidRDefault="00457707" w:rsidP="00457707">
      <w:pPr>
        <w:jc w:val="center"/>
      </w:pPr>
    </w:p>
    <w:p w:rsidR="007E4EDC" w:rsidRPr="00457707" w:rsidRDefault="007E4EDC" w:rsidP="00457707">
      <w:pPr>
        <w:jc w:val="center"/>
        <w:rPr>
          <w:sz w:val="40"/>
        </w:rPr>
      </w:pPr>
      <w:r w:rsidRPr="00457707">
        <w:rPr>
          <w:sz w:val="40"/>
        </w:rPr>
        <w:t>Juan Ignacio Carson</w:t>
      </w:r>
    </w:p>
    <w:p w:rsidR="00457707" w:rsidRDefault="00457707" w:rsidP="00457707">
      <w:pPr>
        <w:jc w:val="center"/>
      </w:pPr>
    </w:p>
    <w:p w:rsidR="007E4EDC" w:rsidRDefault="007E4EDC" w:rsidP="00457707">
      <w:pPr>
        <w:jc w:val="center"/>
        <w:rPr>
          <w:sz w:val="40"/>
        </w:rPr>
      </w:pPr>
      <w:r w:rsidRPr="00457707">
        <w:rPr>
          <w:sz w:val="40"/>
        </w:rPr>
        <w:t>TUTOR</w:t>
      </w:r>
    </w:p>
    <w:p w:rsidR="00457707" w:rsidRPr="00457707" w:rsidRDefault="00457707" w:rsidP="00457707">
      <w:pPr>
        <w:jc w:val="center"/>
        <w:rPr>
          <w:sz w:val="40"/>
        </w:rPr>
      </w:pPr>
    </w:p>
    <w:p w:rsidR="007E4EDC" w:rsidRPr="00457707" w:rsidRDefault="007E4EDC" w:rsidP="00457707">
      <w:pPr>
        <w:jc w:val="center"/>
        <w:rPr>
          <w:sz w:val="32"/>
        </w:rPr>
      </w:pPr>
      <w:r w:rsidRPr="00457707">
        <w:rPr>
          <w:sz w:val="32"/>
        </w:rPr>
        <w:t>Junio 2014</w:t>
      </w:r>
    </w:p>
    <w:p w:rsidR="00A04ADD" w:rsidRDefault="00A04ADD" w:rsidP="00A04ADD">
      <w:r>
        <w:br w:type="page"/>
      </w:r>
    </w:p>
    <w:p w:rsidR="00A04ADD" w:rsidRDefault="00A04ADD" w:rsidP="00A04ADD">
      <w:r>
        <w:lastRenderedPageBreak/>
        <w:br w:type="page"/>
      </w:r>
    </w:p>
    <w:p w:rsidR="00A04ADD" w:rsidRDefault="00A04ADD" w:rsidP="006E382F">
      <w:pPr>
        <w:pStyle w:val="Puesto"/>
        <w:sectPr w:rsidR="00A04ADD" w:rsidSect="00E95C4F">
          <w:pgSz w:w="11907" w:h="16839" w:code="9"/>
          <w:pgMar w:top="1417" w:right="1701" w:bottom="1417" w:left="1701" w:header="708" w:footer="708" w:gutter="0"/>
          <w:pgNumType w:start="0"/>
          <w:cols w:space="708"/>
          <w:docGrid w:linePitch="360"/>
        </w:sectPr>
      </w:pPr>
    </w:p>
    <w:p w:rsidR="00245C5C" w:rsidRDefault="002D7FC0" w:rsidP="006E382F">
      <w:pPr>
        <w:pStyle w:val="Puesto"/>
      </w:pPr>
      <w:r>
        <w:lastRenderedPageBreak/>
        <w:t>Abstract</w:t>
      </w:r>
    </w:p>
    <w:p w:rsidR="00C423E4" w:rsidRDefault="006659A3">
      <w:r>
        <w:t xml:space="preserve">En la actualidad </w:t>
      </w:r>
      <w:r w:rsidR="00E02420">
        <w:t>el</w:t>
      </w:r>
      <w:r>
        <w:t xml:space="preserve"> </w:t>
      </w:r>
      <w:r w:rsidR="007838B3">
        <w:t xml:space="preserve">teléfono </w:t>
      </w:r>
      <w:r>
        <w:t>celul</w:t>
      </w:r>
      <w:r w:rsidR="00BA3A22">
        <w:t xml:space="preserve">ar </w:t>
      </w:r>
      <w:r w:rsidR="00E02420">
        <w:t xml:space="preserve">es usado </w:t>
      </w:r>
      <w:r w:rsidR="00CA7B65">
        <w:t xml:space="preserve">como </w:t>
      </w:r>
      <w:r w:rsidR="00F44C6F">
        <w:t>plataforma para nuevas formas</w:t>
      </w:r>
      <w:r w:rsidR="00BA3A22">
        <w:t xml:space="preserve"> de pago</w:t>
      </w:r>
      <w:r w:rsidR="00E02420">
        <w:t xml:space="preserve">. Pero </w:t>
      </w:r>
      <w:r w:rsidR="005633EB">
        <w:t>no se puede acceder</w:t>
      </w:r>
      <w:r w:rsidR="00E02420">
        <w:t xml:space="preserve"> a ellas</w:t>
      </w:r>
      <w:r w:rsidR="00C423E4">
        <w:t xml:space="preserve"> </w:t>
      </w:r>
      <w:r w:rsidR="001A51EE">
        <w:t xml:space="preserve">con </w:t>
      </w:r>
      <w:r w:rsidR="00C423E4">
        <w:t xml:space="preserve">modelos antiguos o </w:t>
      </w:r>
      <w:bookmarkStart w:id="0" w:name="_GoBack"/>
      <w:bookmarkEnd w:id="0"/>
      <w:r w:rsidR="00C423E4">
        <w:t>cuando no se tiene acceso a internet.</w:t>
      </w:r>
    </w:p>
    <w:p w:rsidR="00C423E4" w:rsidRDefault="006659A3" w:rsidP="00F6420F">
      <w:r>
        <w:t xml:space="preserve">Este </w:t>
      </w:r>
      <w:r w:rsidR="00E02420">
        <w:t xml:space="preserve">trabajo </w:t>
      </w:r>
      <w:r>
        <w:t>propon</w:t>
      </w:r>
      <w:r w:rsidR="00C423E4">
        <w:t xml:space="preserve">e transformar cualquier celular </w:t>
      </w:r>
      <w:r>
        <w:t>en un medio de pago viable y seguro. Para ello se utilizara el servicio SMS de la actual red GSM</w:t>
      </w:r>
      <w:r w:rsidR="00431378">
        <w:t>,</w:t>
      </w:r>
      <w:r>
        <w:t xml:space="preserve"> disponible en cualquier </w:t>
      </w:r>
      <w:r w:rsidR="00C423E4">
        <w:t xml:space="preserve">lugar y </w:t>
      </w:r>
      <w:r w:rsidR="005C06AA">
        <w:t xml:space="preserve">para </w:t>
      </w:r>
      <w:r w:rsidR="00C423E4">
        <w:t>cualquier modelo</w:t>
      </w:r>
      <w:r w:rsidR="00431378">
        <w:t xml:space="preserve">, como canal de comunicación entre el servidor de la compañía que ofrece el servicio de pago y los clientes y </w:t>
      </w:r>
      <w:r w:rsidR="00E02420">
        <w:t xml:space="preserve">comerciantes </w:t>
      </w:r>
      <w:r w:rsidR="00431378">
        <w:t>que lo utilizaran.</w:t>
      </w:r>
    </w:p>
    <w:p w:rsidR="00F27174" w:rsidRDefault="00663FA2" w:rsidP="00547F9C">
      <w:r>
        <w:t>Para poder realizar transacciones de forma segura se protegerá el sistema</w:t>
      </w:r>
      <w:r w:rsidR="00F27174">
        <w:t xml:space="preserve"> de las </w:t>
      </w:r>
      <w:r w:rsidR="002310F7">
        <w:t>vulnerabilidades propias</w:t>
      </w:r>
      <w:r w:rsidR="00E30B2E">
        <w:t xml:space="preserve"> de las telecomunicaciones</w:t>
      </w:r>
      <w:r w:rsidR="002310F7">
        <w:t xml:space="preserve"> en la red GSM, </w:t>
      </w:r>
      <w:r w:rsidR="00F27174">
        <w:t>de los problemas relacionados con la seguridad física del dispositivo</w:t>
      </w:r>
      <w:r w:rsidR="004F46EC">
        <w:t xml:space="preserve">, como </w:t>
      </w:r>
      <w:r w:rsidR="00E30B2E">
        <w:t xml:space="preserve">también </w:t>
      </w:r>
      <w:r w:rsidR="00F27174">
        <w:t xml:space="preserve">de </w:t>
      </w:r>
      <w:r w:rsidR="00E30B2E">
        <w:t>los generados por el factor humano</w:t>
      </w:r>
      <w:r w:rsidR="00C92DE3">
        <w:t>.</w:t>
      </w:r>
      <w:r w:rsidR="00C92DE3" w:rsidDel="00C92DE3">
        <w:t xml:space="preserve"> </w:t>
      </w:r>
    </w:p>
    <w:p w:rsidR="009E7634" w:rsidRDefault="00663FA2" w:rsidP="0023399F">
      <w:r>
        <w:t>De esta manera</w:t>
      </w:r>
      <w:r w:rsidR="008E6601">
        <w:t xml:space="preserve"> el pago a través de SMS se transforma</w:t>
      </w:r>
      <w:r>
        <w:t>ra</w:t>
      </w:r>
      <w:r w:rsidR="008E6601">
        <w:t xml:space="preserve"> en un medio seguro, disponible en cualquier lugar y fácil de usar como lo son hoy las tarjetas de crédito.</w:t>
      </w:r>
    </w:p>
    <w:p w:rsidR="009E7634" w:rsidRDefault="009E7634">
      <w:pPr>
        <w:spacing w:line="276" w:lineRule="auto"/>
      </w:pPr>
      <w:r>
        <w:br w:type="page"/>
      </w:r>
    </w:p>
    <w:sdt>
      <w:sdtPr>
        <w:rPr>
          <w:rFonts w:asciiTheme="minorHAnsi" w:eastAsiaTheme="minorHAnsi" w:hAnsiTheme="minorHAnsi" w:cstheme="minorBidi"/>
          <w:color w:val="auto"/>
          <w:sz w:val="24"/>
          <w:szCs w:val="22"/>
          <w:lang w:val="es-AR" w:eastAsia="en-US"/>
        </w:rPr>
        <w:id w:val="-77752084"/>
        <w:docPartObj>
          <w:docPartGallery w:val="Table of Contents"/>
          <w:docPartUnique/>
        </w:docPartObj>
      </w:sdtPr>
      <w:sdtEndPr>
        <w:rPr>
          <w:b/>
          <w:bCs/>
        </w:rPr>
      </w:sdtEndPr>
      <w:sdtContent>
        <w:p w:rsidR="009E7634" w:rsidRDefault="009E7634">
          <w:pPr>
            <w:pStyle w:val="TtulodeTDC"/>
          </w:pPr>
          <w:r>
            <w:t>Contenido</w:t>
          </w:r>
        </w:p>
        <w:p w:rsidR="002B3E3A" w:rsidRDefault="009E7634">
          <w:pPr>
            <w:pStyle w:val="TDC1"/>
            <w:tabs>
              <w:tab w:val="right" w:leader="dot" w:pos="8495"/>
            </w:tabs>
            <w:rPr>
              <w:rFonts w:eastAsiaTheme="minorEastAsia"/>
              <w:noProof/>
              <w:sz w:val="22"/>
              <w:lang w:val="es-ES" w:eastAsia="es-ES"/>
            </w:rPr>
          </w:pPr>
          <w:r>
            <w:fldChar w:fldCharType="begin"/>
          </w:r>
          <w:r>
            <w:instrText xml:space="preserve"> TOC \o "1-3" \h \z \u </w:instrText>
          </w:r>
          <w:r>
            <w:fldChar w:fldCharType="separate"/>
          </w:r>
          <w:hyperlink w:anchor="_Toc405622083" w:history="1">
            <w:r w:rsidR="002B3E3A" w:rsidRPr="00481863">
              <w:rPr>
                <w:rStyle w:val="Hipervnculo"/>
                <w:noProof/>
              </w:rPr>
              <w:t>Introducción</w:t>
            </w:r>
            <w:r w:rsidR="002B3E3A">
              <w:rPr>
                <w:noProof/>
                <w:webHidden/>
              </w:rPr>
              <w:tab/>
            </w:r>
            <w:r w:rsidR="002B3E3A">
              <w:rPr>
                <w:noProof/>
                <w:webHidden/>
              </w:rPr>
              <w:fldChar w:fldCharType="begin"/>
            </w:r>
            <w:r w:rsidR="002B3E3A">
              <w:rPr>
                <w:noProof/>
                <w:webHidden/>
              </w:rPr>
              <w:instrText xml:space="preserve"> PAGEREF _Toc405622083 \h </w:instrText>
            </w:r>
            <w:r w:rsidR="002B3E3A">
              <w:rPr>
                <w:noProof/>
                <w:webHidden/>
              </w:rPr>
            </w:r>
            <w:r w:rsidR="002B3E3A">
              <w:rPr>
                <w:noProof/>
                <w:webHidden/>
              </w:rPr>
              <w:fldChar w:fldCharType="separate"/>
            </w:r>
            <w:r w:rsidR="002B3E3A">
              <w:rPr>
                <w:noProof/>
                <w:webHidden/>
              </w:rPr>
              <w:t>2</w:t>
            </w:r>
            <w:r w:rsidR="002B3E3A">
              <w:rPr>
                <w:noProof/>
                <w:webHidden/>
              </w:rPr>
              <w:fldChar w:fldCharType="end"/>
            </w:r>
          </w:hyperlink>
        </w:p>
        <w:p w:rsidR="002B3E3A" w:rsidRDefault="002B3E3A">
          <w:pPr>
            <w:pStyle w:val="TDC1"/>
            <w:tabs>
              <w:tab w:val="right" w:leader="dot" w:pos="8495"/>
            </w:tabs>
            <w:rPr>
              <w:rFonts w:eastAsiaTheme="minorEastAsia"/>
              <w:noProof/>
              <w:sz w:val="22"/>
              <w:lang w:val="es-ES" w:eastAsia="es-ES"/>
            </w:rPr>
          </w:pPr>
          <w:hyperlink w:anchor="_Toc405622084" w:history="1">
            <w:r w:rsidRPr="00481863">
              <w:rPr>
                <w:rStyle w:val="Hipervnculo"/>
                <w:noProof/>
              </w:rPr>
              <w:t>Justificación</w:t>
            </w:r>
            <w:r>
              <w:rPr>
                <w:noProof/>
                <w:webHidden/>
              </w:rPr>
              <w:tab/>
            </w:r>
            <w:r>
              <w:rPr>
                <w:noProof/>
                <w:webHidden/>
              </w:rPr>
              <w:fldChar w:fldCharType="begin"/>
            </w:r>
            <w:r>
              <w:rPr>
                <w:noProof/>
                <w:webHidden/>
              </w:rPr>
              <w:instrText xml:space="preserve"> PAGEREF _Toc405622084 \h </w:instrText>
            </w:r>
            <w:r>
              <w:rPr>
                <w:noProof/>
                <w:webHidden/>
              </w:rPr>
            </w:r>
            <w:r>
              <w:rPr>
                <w:noProof/>
                <w:webHidden/>
              </w:rPr>
              <w:fldChar w:fldCharType="separate"/>
            </w:r>
            <w:r>
              <w:rPr>
                <w:noProof/>
                <w:webHidden/>
              </w:rPr>
              <w:t>3</w:t>
            </w:r>
            <w:r>
              <w:rPr>
                <w:noProof/>
                <w:webHidden/>
              </w:rPr>
              <w:fldChar w:fldCharType="end"/>
            </w:r>
          </w:hyperlink>
        </w:p>
        <w:p w:rsidR="002B3E3A" w:rsidRDefault="002B3E3A">
          <w:pPr>
            <w:pStyle w:val="TDC1"/>
            <w:tabs>
              <w:tab w:val="right" w:leader="dot" w:pos="8495"/>
            </w:tabs>
            <w:rPr>
              <w:rFonts w:eastAsiaTheme="minorEastAsia"/>
              <w:noProof/>
              <w:sz w:val="22"/>
              <w:lang w:val="es-ES" w:eastAsia="es-ES"/>
            </w:rPr>
          </w:pPr>
          <w:hyperlink w:anchor="_Toc405622085" w:history="1">
            <w:r w:rsidRPr="00481863">
              <w:rPr>
                <w:rStyle w:val="Hipervnculo"/>
                <w:noProof/>
              </w:rPr>
              <w:t>Problemática</w:t>
            </w:r>
            <w:r>
              <w:rPr>
                <w:noProof/>
                <w:webHidden/>
              </w:rPr>
              <w:tab/>
            </w:r>
            <w:r>
              <w:rPr>
                <w:noProof/>
                <w:webHidden/>
              </w:rPr>
              <w:fldChar w:fldCharType="begin"/>
            </w:r>
            <w:r>
              <w:rPr>
                <w:noProof/>
                <w:webHidden/>
              </w:rPr>
              <w:instrText xml:space="preserve"> PAGEREF _Toc405622085 \h </w:instrText>
            </w:r>
            <w:r>
              <w:rPr>
                <w:noProof/>
                <w:webHidden/>
              </w:rPr>
            </w:r>
            <w:r>
              <w:rPr>
                <w:noProof/>
                <w:webHidden/>
              </w:rPr>
              <w:fldChar w:fldCharType="separate"/>
            </w:r>
            <w:r>
              <w:rPr>
                <w:noProof/>
                <w:webHidden/>
              </w:rPr>
              <w:t>4</w:t>
            </w:r>
            <w:r>
              <w:rPr>
                <w:noProof/>
                <w:webHidden/>
              </w:rPr>
              <w:fldChar w:fldCharType="end"/>
            </w:r>
          </w:hyperlink>
        </w:p>
        <w:p w:rsidR="002B3E3A" w:rsidRDefault="002B3E3A">
          <w:pPr>
            <w:pStyle w:val="TDC1"/>
            <w:tabs>
              <w:tab w:val="right" w:leader="dot" w:pos="8495"/>
            </w:tabs>
            <w:rPr>
              <w:rFonts w:eastAsiaTheme="minorEastAsia"/>
              <w:noProof/>
              <w:sz w:val="22"/>
              <w:lang w:val="es-ES" w:eastAsia="es-ES"/>
            </w:rPr>
          </w:pPr>
          <w:hyperlink w:anchor="_Toc405622086" w:history="1">
            <w:r w:rsidRPr="00481863">
              <w:rPr>
                <w:rStyle w:val="Hipervnculo"/>
                <w:noProof/>
              </w:rPr>
              <w:t>Objetivo General</w:t>
            </w:r>
            <w:r>
              <w:rPr>
                <w:noProof/>
                <w:webHidden/>
              </w:rPr>
              <w:tab/>
            </w:r>
            <w:r>
              <w:rPr>
                <w:noProof/>
                <w:webHidden/>
              </w:rPr>
              <w:fldChar w:fldCharType="begin"/>
            </w:r>
            <w:r>
              <w:rPr>
                <w:noProof/>
                <w:webHidden/>
              </w:rPr>
              <w:instrText xml:space="preserve"> PAGEREF _Toc405622086 \h </w:instrText>
            </w:r>
            <w:r>
              <w:rPr>
                <w:noProof/>
                <w:webHidden/>
              </w:rPr>
            </w:r>
            <w:r>
              <w:rPr>
                <w:noProof/>
                <w:webHidden/>
              </w:rPr>
              <w:fldChar w:fldCharType="separate"/>
            </w:r>
            <w:r>
              <w:rPr>
                <w:noProof/>
                <w:webHidden/>
              </w:rPr>
              <w:t>5</w:t>
            </w:r>
            <w:r>
              <w:rPr>
                <w:noProof/>
                <w:webHidden/>
              </w:rPr>
              <w:fldChar w:fldCharType="end"/>
            </w:r>
          </w:hyperlink>
        </w:p>
        <w:p w:rsidR="002B3E3A" w:rsidRDefault="002B3E3A">
          <w:pPr>
            <w:pStyle w:val="TDC1"/>
            <w:tabs>
              <w:tab w:val="right" w:leader="dot" w:pos="8495"/>
            </w:tabs>
            <w:rPr>
              <w:rFonts w:eastAsiaTheme="minorEastAsia"/>
              <w:noProof/>
              <w:sz w:val="22"/>
              <w:lang w:val="es-ES" w:eastAsia="es-ES"/>
            </w:rPr>
          </w:pPr>
          <w:hyperlink w:anchor="_Toc405622087" w:history="1">
            <w:r w:rsidRPr="00481863">
              <w:rPr>
                <w:rStyle w:val="Hipervnculo"/>
                <w:noProof/>
              </w:rPr>
              <w:t>Objetivos Específicos</w:t>
            </w:r>
            <w:r>
              <w:rPr>
                <w:noProof/>
                <w:webHidden/>
              </w:rPr>
              <w:tab/>
            </w:r>
            <w:r>
              <w:rPr>
                <w:noProof/>
                <w:webHidden/>
              </w:rPr>
              <w:fldChar w:fldCharType="begin"/>
            </w:r>
            <w:r>
              <w:rPr>
                <w:noProof/>
                <w:webHidden/>
              </w:rPr>
              <w:instrText xml:space="preserve"> PAGEREF _Toc405622087 \h </w:instrText>
            </w:r>
            <w:r>
              <w:rPr>
                <w:noProof/>
                <w:webHidden/>
              </w:rPr>
            </w:r>
            <w:r>
              <w:rPr>
                <w:noProof/>
                <w:webHidden/>
              </w:rPr>
              <w:fldChar w:fldCharType="separate"/>
            </w:r>
            <w:r>
              <w:rPr>
                <w:noProof/>
                <w:webHidden/>
              </w:rPr>
              <w:t>5</w:t>
            </w:r>
            <w:r>
              <w:rPr>
                <w:noProof/>
                <w:webHidden/>
              </w:rPr>
              <w:fldChar w:fldCharType="end"/>
            </w:r>
          </w:hyperlink>
        </w:p>
        <w:p w:rsidR="002B3E3A" w:rsidRDefault="002B3E3A">
          <w:pPr>
            <w:pStyle w:val="TDC1"/>
            <w:tabs>
              <w:tab w:val="right" w:leader="dot" w:pos="8495"/>
            </w:tabs>
            <w:rPr>
              <w:rFonts w:eastAsiaTheme="minorEastAsia"/>
              <w:noProof/>
              <w:sz w:val="22"/>
              <w:lang w:val="es-ES" w:eastAsia="es-ES"/>
            </w:rPr>
          </w:pPr>
          <w:hyperlink w:anchor="_Toc405622088" w:history="1">
            <w:r w:rsidRPr="00481863">
              <w:rPr>
                <w:rStyle w:val="Hipervnculo"/>
                <w:noProof/>
              </w:rPr>
              <w:t>Alcances y Limites</w:t>
            </w:r>
            <w:r>
              <w:rPr>
                <w:noProof/>
                <w:webHidden/>
              </w:rPr>
              <w:tab/>
            </w:r>
            <w:r>
              <w:rPr>
                <w:noProof/>
                <w:webHidden/>
              </w:rPr>
              <w:fldChar w:fldCharType="begin"/>
            </w:r>
            <w:r>
              <w:rPr>
                <w:noProof/>
                <w:webHidden/>
              </w:rPr>
              <w:instrText xml:space="preserve"> PAGEREF _Toc405622088 \h </w:instrText>
            </w:r>
            <w:r>
              <w:rPr>
                <w:noProof/>
                <w:webHidden/>
              </w:rPr>
            </w:r>
            <w:r>
              <w:rPr>
                <w:noProof/>
                <w:webHidden/>
              </w:rPr>
              <w:fldChar w:fldCharType="separate"/>
            </w:r>
            <w:r>
              <w:rPr>
                <w:noProof/>
                <w:webHidden/>
              </w:rPr>
              <w:t>6</w:t>
            </w:r>
            <w:r>
              <w:rPr>
                <w:noProof/>
                <w:webHidden/>
              </w:rPr>
              <w:fldChar w:fldCharType="end"/>
            </w:r>
          </w:hyperlink>
        </w:p>
        <w:p w:rsidR="002B3E3A" w:rsidRDefault="002B3E3A">
          <w:pPr>
            <w:pStyle w:val="TDC1"/>
            <w:tabs>
              <w:tab w:val="right" w:leader="dot" w:pos="8495"/>
            </w:tabs>
            <w:rPr>
              <w:rFonts w:eastAsiaTheme="minorEastAsia"/>
              <w:noProof/>
              <w:sz w:val="22"/>
              <w:lang w:val="es-ES" w:eastAsia="es-ES"/>
            </w:rPr>
          </w:pPr>
          <w:hyperlink w:anchor="_Toc405622089" w:history="1">
            <w:r w:rsidRPr="00481863">
              <w:rPr>
                <w:rStyle w:val="Hipervnculo"/>
                <w:noProof/>
              </w:rPr>
              <w:t>Hipótesis</w:t>
            </w:r>
            <w:r>
              <w:rPr>
                <w:noProof/>
                <w:webHidden/>
              </w:rPr>
              <w:tab/>
            </w:r>
            <w:r>
              <w:rPr>
                <w:noProof/>
                <w:webHidden/>
              </w:rPr>
              <w:fldChar w:fldCharType="begin"/>
            </w:r>
            <w:r>
              <w:rPr>
                <w:noProof/>
                <w:webHidden/>
              </w:rPr>
              <w:instrText xml:space="preserve"> PAGEREF _Toc405622089 \h </w:instrText>
            </w:r>
            <w:r>
              <w:rPr>
                <w:noProof/>
                <w:webHidden/>
              </w:rPr>
            </w:r>
            <w:r>
              <w:rPr>
                <w:noProof/>
                <w:webHidden/>
              </w:rPr>
              <w:fldChar w:fldCharType="separate"/>
            </w:r>
            <w:r>
              <w:rPr>
                <w:noProof/>
                <w:webHidden/>
              </w:rPr>
              <w:t>7</w:t>
            </w:r>
            <w:r>
              <w:rPr>
                <w:noProof/>
                <w:webHidden/>
              </w:rPr>
              <w:fldChar w:fldCharType="end"/>
            </w:r>
          </w:hyperlink>
        </w:p>
        <w:p w:rsidR="002B3E3A" w:rsidRDefault="002B3E3A">
          <w:pPr>
            <w:pStyle w:val="TDC1"/>
            <w:tabs>
              <w:tab w:val="right" w:leader="dot" w:pos="8495"/>
            </w:tabs>
            <w:rPr>
              <w:rFonts w:eastAsiaTheme="minorEastAsia"/>
              <w:noProof/>
              <w:sz w:val="22"/>
              <w:lang w:val="es-ES" w:eastAsia="es-ES"/>
            </w:rPr>
          </w:pPr>
          <w:hyperlink w:anchor="_Toc405622090" w:history="1">
            <w:r w:rsidRPr="00481863">
              <w:rPr>
                <w:rStyle w:val="Hipervnculo"/>
                <w:noProof/>
              </w:rPr>
              <w:t>Metodología</w:t>
            </w:r>
            <w:r>
              <w:rPr>
                <w:noProof/>
                <w:webHidden/>
              </w:rPr>
              <w:tab/>
            </w:r>
            <w:r>
              <w:rPr>
                <w:noProof/>
                <w:webHidden/>
              </w:rPr>
              <w:fldChar w:fldCharType="begin"/>
            </w:r>
            <w:r>
              <w:rPr>
                <w:noProof/>
                <w:webHidden/>
              </w:rPr>
              <w:instrText xml:space="preserve"> PAGEREF _Toc405622090 \h </w:instrText>
            </w:r>
            <w:r>
              <w:rPr>
                <w:noProof/>
                <w:webHidden/>
              </w:rPr>
            </w:r>
            <w:r>
              <w:rPr>
                <w:noProof/>
                <w:webHidden/>
              </w:rPr>
              <w:fldChar w:fldCharType="separate"/>
            </w:r>
            <w:r>
              <w:rPr>
                <w:noProof/>
                <w:webHidden/>
              </w:rPr>
              <w:t>8</w:t>
            </w:r>
            <w:r>
              <w:rPr>
                <w:noProof/>
                <w:webHidden/>
              </w:rPr>
              <w:fldChar w:fldCharType="end"/>
            </w:r>
          </w:hyperlink>
        </w:p>
        <w:p w:rsidR="002B3E3A" w:rsidRDefault="002B3E3A">
          <w:pPr>
            <w:pStyle w:val="TDC1"/>
            <w:tabs>
              <w:tab w:val="right" w:leader="dot" w:pos="8495"/>
            </w:tabs>
            <w:rPr>
              <w:rFonts w:eastAsiaTheme="minorEastAsia"/>
              <w:noProof/>
              <w:sz w:val="22"/>
              <w:lang w:val="es-ES" w:eastAsia="es-ES"/>
            </w:rPr>
          </w:pPr>
          <w:hyperlink w:anchor="_Toc405622091" w:history="1">
            <w:r w:rsidRPr="00481863">
              <w:rPr>
                <w:rStyle w:val="Hipervnculo"/>
                <w:noProof/>
              </w:rPr>
              <w:t>Mapa conceptual</w:t>
            </w:r>
            <w:r>
              <w:rPr>
                <w:noProof/>
                <w:webHidden/>
              </w:rPr>
              <w:tab/>
            </w:r>
            <w:r>
              <w:rPr>
                <w:noProof/>
                <w:webHidden/>
              </w:rPr>
              <w:fldChar w:fldCharType="begin"/>
            </w:r>
            <w:r>
              <w:rPr>
                <w:noProof/>
                <w:webHidden/>
              </w:rPr>
              <w:instrText xml:space="preserve"> PAGEREF _Toc405622091 \h </w:instrText>
            </w:r>
            <w:r>
              <w:rPr>
                <w:noProof/>
                <w:webHidden/>
              </w:rPr>
            </w:r>
            <w:r>
              <w:rPr>
                <w:noProof/>
                <w:webHidden/>
              </w:rPr>
              <w:fldChar w:fldCharType="separate"/>
            </w:r>
            <w:r>
              <w:rPr>
                <w:noProof/>
                <w:webHidden/>
              </w:rPr>
              <w:t>9</w:t>
            </w:r>
            <w:r>
              <w:rPr>
                <w:noProof/>
                <w:webHidden/>
              </w:rPr>
              <w:fldChar w:fldCharType="end"/>
            </w:r>
          </w:hyperlink>
        </w:p>
        <w:p w:rsidR="002B3E3A" w:rsidRDefault="002B3E3A">
          <w:pPr>
            <w:pStyle w:val="TDC1"/>
            <w:tabs>
              <w:tab w:val="right" w:leader="dot" w:pos="8495"/>
            </w:tabs>
            <w:rPr>
              <w:rFonts w:eastAsiaTheme="minorEastAsia"/>
              <w:noProof/>
              <w:sz w:val="22"/>
              <w:lang w:val="es-ES" w:eastAsia="es-ES"/>
            </w:rPr>
          </w:pPr>
          <w:hyperlink w:anchor="_Toc405622092" w:history="1">
            <w:r w:rsidRPr="00481863">
              <w:rPr>
                <w:rStyle w:val="Hipervnculo"/>
                <w:noProof/>
              </w:rPr>
              <w:t>Estado del Arte</w:t>
            </w:r>
            <w:r>
              <w:rPr>
                <w:noProof/>
                <w:webHidden/>
              </w:rPr>
              <w:tab/>
            </w:r>
            <w:r>
              <w:rPr>
                <w:noProof/>
                <w:webHidden/>
              </w:rPr>
              <w:fldChar w:fldCharType="begin"/>
            </w:r>
            <w:r>
              <w:rPr>
                <w:noProof/>
                <w:webHidden/>
              </w:rPr>
              <w:instrText xml:space="preserve"> PAGEREF _Toc405622092 \h </w:instrText>
            </w:r>
            <w:r>
              <w:rPr>
                <w:noProof/>
                <w:webHidden/>
              </w:rPr>
            </w:r>
            <w:r>
              <w:rPr>
                <w:noProof/>
                <w:webHidden/>
              </w:rPr>
              <w:fldChar w:fldCharType="separate"/>
            </w:r>
            <w:r>
              <w:rPr>
                <w:noProof/>
                <w:webHidden/>
              </w:rPr>
              <w:t>10</w:t>
            </w:r>
            <w:r>
              <w:rPr>
                <w:noProof/>
                <w:webHidden/>
              </w:rPr>
              <w:fldChar w:fldCharType="end"/>
            </w:r>
          </w:hyperlink>
        </w:p>
        <w:p w:rsidR="002B3E3A" w:rsidRDefault="002B3E3A">
          <w:pPr>
            <w:pStyle w:val="TDC1"/>
            <w:tabs>
              <w:tab w:val="right" w:leader="dot" w:pos="8495"/>
            </w:tabs>
            <w:rPr>
              <w:rFonts w:eastAsiaTheme="minorEastAsia"/>
              <w:noProof/>
              <w:sz w:val="22"/>
              <w:lang w:val="es-ES" w:eastAsia="es-ES"/>
            </w:rPr>
          </w:pPr>
          <w:hyperlink w:anchor="_Toc405622093" w:history="1">
            <w:r w:rsidRPr="00481863">
              <w:rPr>
                <w:rStyle w:val="Hipervnculo"/>
                <w:noProof/>
              </w:rPr>
              <w:t>Marco teórico</w:t>
            </w:r>
            <w:r>
              <w:rPr>
                <w:noProof/>
                <w:webHidden/>
              </w:rPr>
              <w:tab/>
            </w:r>
            <w:r>
              <w:rPr>
                <w:noProof/>
                <w:webHidden/>
              </w:rPr>
              <w:fldChar w:fldCharType="begin"/>
            </w:r>
            <w:r>
              <w:rPr>
                <w:noProof/>
                <w:webHidden/>
              </w:rPr>
              <w:instrText xml:space="preserve"> PAGEREF _Toc405622093 \h </w:instrText>
            </w:r>
            <w:r>
              <w:rPr>
                <w:noProof/>
                <w:webHidden/>
              </w:rPr>
            </w:r>
            <w:r>
              <w:rPr>
                <w:noProof/>
                <w:webHidden/>
              </w:rPr>
              <w:fldChar w:fldCharType="separate"/>
            </w:r>
            <w:r>
              <w:rPr>
                <w:noProof/>
                <w:webHidden/>
              </w:rPr>
              <w:t>11</w:t>
            </w:r>
            <w:r>
              <w:rPr>
                <w:noProof/>
                <w:webHidden/>
              </w:rPr>
              <w:fldChar w:fldCharType="end"/>
            </w:r>
          </w:hyperlink>
        </w:p>
        <w:p w:rsidR="002B3E3A" w:rsidRDefault="002B3E3A">
          <w:pPr>
            <w:pStyle w:val="TDC2"/>
            <w:tabs>
              <w:tab w:val="right" w:leader="dot" w:pos="8495"/>
            </w:tabs>
            <w:rPr>
              <w:rFonts w:eastAsiaTheme="minorEastAsia"/>
              <w:noProof/>
              <w:sz w:val="22"/>
              <w:lang w:val="es-ES" w:eastAsia="es-ES"/>
            </w:rPr>
          </w:pPr>
          <w:hyperlink w:anchor="_Toc405622094" w:history="1">
            <w:r w:rsidRPr="00481863">
              <w:rPr>
                <w:rStyle w:val="Hipervnculo"/>
                <w:noProof/>
              </w:rPr>
              <w:t>Seguridad de GSM</w:t>
            </w:r>
            <w:r>
              <w:rPr>
                <w:noProof/>
                <w:webHidden/>
              </w:rPr>
              <w:tab/>
            </w:r>
            <w:r>
              <w:rPr>
                <w:noProof/>
                <w:webHidden/>
              </w:rPr>
              <w:fldChar w:fldCharType="begin"/>
            </w:r>
            <w:r>
              <w:rPr>
                <w:noProof/>
                <w:webHidden/>
              </w:rPr>
              <w:instrText xml:space="preserve"> PAGEREF _Toc405622094 \h </w:instrText>
            </w:r>
            <w:r>
              <w:rPr>
                <w:noProof/>
                <w:webHidden/>
              </w:rPr>
            </w:r>
            <w:r>
              <w:rPr>
                <w:noProof/>
                <w:webHidden/>
              </w:rPr>
              <w:fldChar w:fldCharType="separate"/>
            </w:r>
            <w:r>
              <w:rPr>
                <w:noProof/>
                <w:webHidden/>
              </w:rPr>
              <w:t>11</w:t>
            </w:r>
            <w:r>
              <w:rPr>
                <w:noProof/>
                <w:webHidden/>
              </w:rPr>
              <w:fldChar w:fldCharType="end"/>
            </w:r>
          </w:hyperlink>
        </w:p>
        <w:p w:rsidR="002B3E3A" w:rsidRDefault="002B3E3A">
          <w:pPr>
            <w:pStyle w:val="TDC3"/>
            <w:tabs>
              <w:tab w:val="right" w:leader="dot" w:pos="8495"/>
            </w:tabs>
            <w:rPr>
              <w:rFonts w:eastAsiaTheme="minorEastAsia"/>
              <w:noProof/>
              <w:sz w:val="22"/>
              <w:lang w:val="es-ES" w:eastAsia="es-ES"/>
            </w:rPr>
          </w:pPr>
          <w:hyperlink w:anchor="_Toc405622095" w:history="1">
            <w:r w:rsidRPr="00481863">
              <w:rPr>
                <w:rStyle w:val="Hipervnculo"/>
                <w:noProof/>
              </w:rPr>
              <w:t>Intercepcion de SMS con Software Defined Radio</w:t>
            </w:r>
            <w:r>
              <w:rPr>
                <w:noProof/>
                <w:webHidden/>
              </w:rPr>
              <w:tab/>
            </w:r>
            <w:r>
              <w:rPr>
                <w:noProof/>
                <w:webHidden/>
              </w:rPr>
              <w:fldChar w:fldCharType="begin"/>
            </w:r>
            <w:r>
              <w:rPr>
                <w:noProof/>
                <w:webHidden/>
              </w:rPr>
              <w:instrText xml:space="preserve"> PAGEREF _Toc405622095 \h </w:instrText>
            </w:r>
            <w:r>
              <w:rPr>
                <w:noProof/>
                <w:webHidden/>
              </w:rPr>
            </w:r>
            <w:r>
              <w:rPr>
                <w:noProof/>
                <w:webHidden/>
              </w:rPr>
              <w:fldChar w:fldCharType="separate"/>
            </w:r>
            <w:r>
              <w:rPr>
                <w:noProof/>
                <w:webHidden/>
              </w:rPr>
              <w:t>11</w:t>
            </w:r>
            <w:r>
              <w:rPr>
                <w:noProof/>
                <w:webHidden/>
              </w:rPr>
              <w:fldChar w:fldCharType="end"/>
            </w:r>
          </w:hyperlink>
        </w:p>
        <w:p w:rsidR="002B3E3A" w:rsidRDefault="002B3E3A">
          <w:pPr>
            <w:pStyle w:val="TDC3"/>
            <w:tabs>
              <w:tab w:val="right" w:leader="dot" w:pos="8495"/>
            </w:tabs>
            <w:rPr>
              <w:rFonts w:eastAsiaTheme="minorEastAsia"/>
              <w:noProof/>
              <w:sz w:val="22"/>
              <w:lang w:val="es-ES" w:eastAsia="es-ES"/>
            </w:rPr>
          </w:pPr>
          <w:hyperlink w:anchor="_Toc405622096" w:history="1">
            <w:r w:rsidRPr="00481863">
              <w:rPr>
                <w:rStyle w:val="Hipervnculo"/>
                <w:noProof/>
              </w:rPr>
              <w:t>Des encriptar llamadas GSM</w:t>
            </w:r>
            <w:r>
              <w:rPr>
                <w:noProof/>
                <w:webHidden/>
              </w:rPr>
              <w:tab/>
            </w:r>
            <w:r>
              <w:rPr>
                <w:noProof/>
                <w:webHidden/>
              </w:rPr>
              <w:fldChar w:fldCharType="begin"/>
            </w:r>
            <w:r>
              <w:rPr>
                <w:noProof/>
                <w:webHidden/>
              </w:rPr>
              <w:instrText xml:space="preserve"> PAGEREF _Toc405622096 \h </w:instrText>
            </w:r>
            <w:r>
              <w:rPr>
                <w:noProof/>
                <w:webHidden/>
              </w:rPr>
            </w:r>
            <w:r>
              <w:rPr>
                <w:noProof/>
                <w:webHidden/>
              </w:rPr>
              <w:fldChar w:fldCharType="separate"/>
            </w:r>
            <w:r>
              <w:rPr>
                <w:noProof/>
                <w:webHidden/>
              </w:rPr>
              <w:t>12</w:t>
            </w:r>
            <w:r>
              <w:rPr>
                <w:noProof/>
                <w:webHidden/>
              </w:rPr>
              <w:fldChar w:fldCharType="end"/>
            </w:r>
          </w:hyperlink>
        </w:p>
        <w:p w:rsidR="002B3E3A" w:rsidRDefault="002B3E3A">
          <w:pPr>
            <w:pStyle w:val="TDC3"/>
            <w:tabs>
              <w:tab w:val="right" w:leader="dot" w:pos="8495"/>
            </w:tabs>
            <w:rPr>
              <w:rFonts w:eastAsiaTheme="minorEastAsia"/>
              <w:noProof/>
              <w:sz w:val="22"/>
              <w:lang w:val="es-ES" w:eastAsia="es-ES"/>
            </w:rPr>
          </w:pPr>
          <w:hyperlink w:anchor="_Toc405622097" w:history="1">
            <w:r w:rsidRPr="00481863">
              <w:rPr>
                <w:rStyle w:val="Hipervnculo"/>
                <w:noProof/>
              </w:rPr>
              <w:t>Hacking en redes GSM con RTL-SDR</w:t>
            </w:r>
            <w:r>
              <w:rPr>
                <w:noProof/>
                <w:webHidden/>
              </w:rPr>
              <w:tab/>
            </w:r>
            <w:r>
              <w:rPr>
                <w:noProof/>
                <w:webHidden/>
              </w:rPr>
              <w:fldChar w:fldCharType="begin"/>
            </w:r>
            <w:r>
              <w:rPr>
                <w:noProof/>
                <w:webHidden/>
              </w:rPr>
              <w:instrText xml:space="preserve"> PAGEREF _Toc405622097 \h </w:instrText>
            </w:r>
            <w:r>
              <w:rPr>
                <w:noProof/>
                <w:webHidden/>
              </w:rPr>
            </w:r>
            <w:r>
              <w:rPr>
                <w:noProof/>
                <w:webHidden/>
              </w:rPr>
              <w:fldChar w:fldCharType="separate"/>
            </w:r>
            <w:r>
              <w:rPr>
                <w:noProof/>
                <w:webHidden/>
              </w:rPr>
              <w:t>14</w:t>
            </w:r>
            <w:r>
              <w:rPr>
                <w:noProof/>
                <w:webHidden/>
              </w:rPr>
              <w:fldChar w:fldCharType="end"/>
            </w:r>
          </w:hyperlink>
        </w:p>
        <w:p w:rsidR="002B3E3A" w:rsidRDefault="002B3E3A">
          <w:pPr>
            <w:pStyle w:val="TDC1"/>
            <w:tabs>
              <w:tab w:val="right" w:leader="dot" w:pos="8495"/>
            </w:tabs>
            <w:rPr>
              <w:rFonts w:eastAsiaTheme="minorEastAsia"/>
              <w:noProof/>
              <w:sz w:val="22"/>
              <w:lang w:val="es-ES" w:eastAsia="es-ES"/>
            </w:rPr>
          </w:pPr>
          <w:hyperlink w:anchor="_Toc405622098" w:history="1">
            <w:r w:rsidRPr="00481863">
              <w:rPr>
                <w:rStyle w:val="Hipervnculo"/>
                <w:noProof/>
              </w:rPr>
              <w:t>Desarrollo</w:t>
            </w:r>
            <w:r>
              <w:rPr>
                <w:noProof/>
                <w:webHidden/>
              </w:rPr>
              <w:tab/>
            </w:r>
            <w:r>
              <w:rPr>
                <w:noProof/>
                <w:webHidden/>
              </w:rPr>
              <w:fldChar w:fldCharType="begin"/>
            </w:r>
            <w:r>
              <w:rPr>
                <w:noProof/>
                <w:webHidden/>
              </w:rPr>
              <w:instrText xml:space="preserve"> PAGEREF _Toc405622098 \h </w:instrText>
            </w:r>
            <w:r>
              <w:rPr>
                <w:noProof/>
                <w:webHidden/>
              </w:rPr>
            </w:r>
            <w:r>
              <w:rPr>
                <w:noProof/>
                <w:webHidden/>
              </w:rPr>
              <w:fldChar w:fldCharType="separate"/>
            </w:r>
            <w:r>
              <w:rPr>
                <w:noProof/>
                <w:webHidden/>
              </w:rPr>
              <w:t>18</w:t>
            </w:r>
            <w:r>
              <w:rPr>
                <w:noProof/>
                <w:webHidden/>
              </w:rPr>
              <w:fldChar w:fldCharType="end"/>
            </w:r>
          </w:hyperlink>
        </w:p>
        <w:p w:rsidR="002B3E3A" w:rsidRDefault="002B3E3A">
          <w:pPr>
            <w:pStyle w:val="TDC1"/>
            <w:tabs>
              <w:tab w:val="right" w:leader="dot" w:pos="8495"/>
            </w:tabs>
            <w:rPr>
              <w:rFonts w:eastAsiaTheme="minorEastAsia"/>
              <w:noProof/>
              <w:sz w:val="22"/>
              <w:lang w:val="es-ES" w:eastAsia="es-ES"/>
            </w:rPr>
          </w:pPr>
          <w:hyperlink w:anchor="_Toc405622099" w:history="1">
            <w:r w:rsidRPr="00481863">
              <w:rPr>
                <w:rStyle w:val="Hipervnculo"/>
                <w:noProof/>
              </w:rPr>
              <w:t>Conclusiones</w:t>
            </w:r>
            <w:r>
              <w:rPr>
                <w:noProof/>
                <w:webHidden/>
              </w:rPr>
              <w:tab/>
            </w:r>
            <w:r>
              <w:rPr>
                <w:noProof/>
                <w:webHidden/>
              </w:rPr>
              <w:fldChar w:fldCharType="begin"/>
            </w:r>
            <w:r>
              <w:rPr>
                <w:noProof/>
                <w:webHidden/>
              </w:rPr>
              <w:instrText xml:space="preserve"> PAGEREF _Toc405622099 \h </w:instrText>
            </w:r>
            <w:r>
              <w:rPr>
                <w:noProof/>
                <w:webHidden/>
              </w:rPr>
            </w:r>
            <w:r>
              <w:rPr>
                <w:noProof/>
                <w:webHidden/>
              </w:rPr>
              <w:fldChar w:fldCharType="separate"/>
            </w:r>
            <w:r>
              <w:rPr>
                <w:noProof/>
                <w:webHidden/>
              </w:rPr>
              <w:t>19</w:t>
            </w:r>
            <w:r>
              <w:rPr>
                <w:noProof/>
                <w:webHidden/>
              </w:rPr>
              <w:fldChar w:fldCharType="end"/>
            </w:r>
          </w:hyperlink>
        </w:p>
        <w:p w:rsidR="009E7634" w:rsidRDefault="009E7634">
          <w:r>
            <w:rPr>
              <w:b/>
              <w:bCs/>
            </w:rPr>
            <w:fldChar w:fldCharType="end"/>
          </w:r>
        </w:p>
      </w:sdtContent>
    </w:sdt>
    <w:p w:rsidR="009E7634" w:rsidRDefault="009E7634">
      <w:pPr>
        <w:spacing w:line="276" w:lineRule="auto"/>
      </w:pPr>
      <w:r>
        <w:br w:type="page"/>
      </w:r>
    </w:p>
    <w:p w:rsidR="006E499F" w:rsidRDefault="009E7634" w:rsidP="001E679D">
      <w:pPr>
        <w:pStyle w:val="Ttulo1"/>
      </w:pPr>
      <w:bookmarkStart w:id="1" w:name="_Toc405622083"/>
      <w:r>
        <w:lastRenderedPageBreak/>
        <w:t>Introducción</w:t>
      </w:r>
      <w:bookmarkEnd w:id="1"/>
    </w:p>
    <w:p w:rsidR="000554EE" w:rsidRDefault="0027757D">
      <w:pPr>
        <w:spacing w:line="276" w:lineRule="auto"/>
      </w:pPr>
      <w:r>
        <w:t xml:space="preserve">Los más modernos teléfonos celulares proponen ser utilizados para realizar </w:t>
      </w:r>
      <w:r w:rsidR="00D62442">
        <w:t>p</w:t>
      </w:r>
      <w:r>
        <w:t>agos entre personas y empresas, para ello disponen de tecnología NFC (</w:t>
      </w:r>
      <w:proofErr w:type="spellStart"/>
      <w:r w:rsidRPr="0027757D">
        <w:t>Near</w:t>
      </w:r>
      <w:proofErr w:type="spellEnd"/>
      <w:r w:rsidRPr="0027757D">
        <w:t xml:space="preserve"> </w:t>
      </w:r>
      <w:proofErr w:type="spellStart"/>
      <w:r w:rsidRPr="0027757D">
        <w:t>field</w:t>
      </w:r>
      <w:proofErr w:type="spellEnd"/>
      <w:r w:rsidRPr="0027757D">
        <w:t xml:space="preserve"> </w:t>
      </w:r>
      <w:proofErr w:type="spellStart"/>
      <w:r w:rsidRPr="0027757D">
        <w:t>communication</w:t>
      </w:r>
      <w:proofErr w:type="spellEnd"/>
      <w:r>
        <w:t>) e Internet. Pero los teléfonos celulares más antiguos no cuentan con tecnologías modernas como NFC y</w:t>
      </w:r>
      <w:r w:rsidR="00D3128B">
        <w:t xml:space="preserve"> tampoco</w:t>
      </w:r>
      <w:r>
        <w:t xml:space="preserve"> la cobertura de internet no alcanza todos los puntos del </w:t>
      </w:r>
      <w:r w:rsidR="000554EE">
        <w:t>país.</w:t>
      </w:r>
    </w:p>
    <w:p w:rsidR="00246A05" w:rsidRDefault="000554EE">
      <w:pPr>
        <w:spacing w:line="276" w:lineRule="auto"/>
      </w:pPr>
      <w:r>
        <w:t xml:space="preserve">La razón de este trabajo es </w:t>
      </w:r>
      <w:r w:rsidR="00D62442">
        <w:t xml:space="preserve">que cualquiera pueda </w:t>
      </w:r>
      <w:r>
        <w:t xml:space="preserve">utilizar el teléfono celular </w:t>
      </w:r>
      <w:r w:rsidR="00B47B24">
        <w:t>como medio de pago.</w:t>
      </w:r>
      <w:r w:rsidR="00863540">
        <w:t xml:space="preserve"> Para lograrlo se propone que una compañía operadora de telefonía celular brinde el servicio de pago por celular </w:t>
      </w:r>
      <w:r w:rsidR="00246A05">
        <w:t xml:space="preserve">y utilice </w:t>
      </w:r>
      <w:r w:rsidR="00863540">
        <w:t>el servicio SMS de la red GSM</w:t>
      </w:r>
      <w:r w:rsidR="00246A05">
        <w:t>,</w:t>
      </w:r>
      <w:r w:rsidR="00863540">
        <w:t xml:space="preserve"> </w:t>
      </w:r>
      <w:r w:rsidR="00246A05">
        <w:t>d</w:t>
      </w:r>
      <w:r w:rsidR="00863540">
        <w:t xml:space="preserve">el cual todos los </w:t>
      </w:r>
      <w:r w:rsidR="00246A05">
        <w:t>celulares</w:t>
      </w:r>
      <w:r w:rsidR="00863540">
        <w:t xml:space="preserve"> disponen</w:t>
      </w:r>
      <w:r w:rsidR="00246A05">
        <w:t>, como medio de comunicación entre los celulares que utilizan el servicio y el servidor que brinda el servicio de la operadora de telefonía celular.</w:t>
      </w:r>
    </w:p>
    <w:p w:rsidR="00182461" w:rsidRDefault="00182461">
      <w:pPr>
        <w:spacing w:line="276" w:lineRule="auto"/>
      </w:pPr>
      <w:r>
        <w:t xml:space="preserve">El producto resultante permite a un comerciante enviar por SMS el importe a cobrar a la operadora, la cual envía un PIN al comerciante que se encuentra asociado al importe solicitado y al comerciante. Este PIN es mostrado al cliente que lo envía por SMS a la operadora. Esta </w:t>
      </w:r>
      <w:r w:rsidR="007B72D5">
        <w:t>última</w:t>
      </w:r>
      <w:r>
        <w:t xml:space="preserve"> al recibir el PIN asociado </w:t>
      </w:r>
      <w:r w:rsidR="007B72D5">
        <w:t>a un importe y comerciante transfiere el importe de la cuenta del cliente a la cuenta del comerciante.</w:t>
      </w:r>
    </w:p>
    <w:p w:rsidR="00B47B24" w:rsidRDefault="00EE1CFE">
      <w:pPr>
        <w:spacing w:line="276" w:lineRule="auto"/>
        <w:rPr>
          <w:rFonts w:asciiTheme="majorHAnsi" w:eastAsiaTheme="majorEastAsia" w:hAnsiTheme="majorHAnsi" w:cstheme="majorBidi"/>
          <w:color w:val="000000" w:themeColor="text1"/>
          <w:sz w:val="40"/>
          <w:szCs w:val="32"/>
        </w:rPr>
      </w:pPr>
      <w:r>
        <w:t xml:space="preserve">Debe ser fácil de usar tanto para el cliente como el comerciante y también debe </w:t>
      </w:r>
      <w:r w:rsidR="008F17A8">
        <w:t>subsanar problemas de seguridad de los celulares, del medio de comunicación utilizado y los generados por las personas que utilizaran el servicio.</w:t>
      </w:r>
      <w:r w:rsidR="00B47B24">
        <w:br w:type="page"/>
      </w:r>
    </w:p>
    <w:p w:rsidR="009E7634" w:rsidRDefault="009E7634" w:rsidP="001E679D">
      <w:pPr>
        <w:pStyle w:val="Ttulo1"/>
      </w:pPr>
      <w:bookmarkStart w:id="2" w:name="_Toc405622084"/>
      <w:r>
        <w:lastRenderedPageBreak/>
        <w:t>Justificación</w:t>
      </w:r>
      <w:bookmarkEnd w:id="2"/>
    </w:p>
    <w:p w:rsidR="00FC3D3C" w:rsidRDefault="00FC3D3C">
      <w:pPr>
        <w:spacing w:line="276" w:lineRule="auto"/>
      </w:pPr>
      <w:r>
        <w:t xml:space="preserve">La tecnología avanza cada vez más rápido y las novedades son cada vez más caras e inaccesibles para muchas personas y países. Razón por la cual hay personas que no tienen los últimos </w:t>
      </w:r>
      <w:proofErr w:type="spellStart"/>
      <w:r>
        <w:t>Smartphones</w:t>
      </w:r>
      <w:proofErr w:type="spellEnd"/>
      <w:r>
        <w:t xml:space="preserve"> con tecnologías más nuevas y también hay países que no tienen cobertura 3g en todo su territorio.</w:t>
      </w:r>
    </w:p>
    <w:p w:rsidR="009E7634" w:rsidRDefault="00FC3D3C">
      <w:pPr>
        <w:spacing w:line="276" w:lineRule="auto"/>
      </w:pPr>
      <w:r>
        <w:t>La novedad que resulta el teléfono móvil como medio de pago no tiene por qué ser solo accesible para las personas y países que tienen más recursos. Y esa es la razón por la cual este proyecto se basa en una tecnología utilizada tanto por los que tienen pocos recursos y los que tienen muchos.</w:t>
      </w:r>
      <w:r w:rsidR="009E7634">
        <w:br w:type="page"/>
      </w:r>
    </w:p>
    <w:p w:rsidR="009E7634" w:rsidRDefault="00977654" w:rsidP="001E679D">
      <w:pPr>
        <w:pStyle w:val="Ttulo1"/>
      </w:pPr>
      <w:bookmarkStart w:id="3" w:name="_Toc405622085"/>
      <w:r>
        <w:lastRenderedPageBreak/>
        <w:t>Problemática</w:t>
      </w:r>
      <w:bookmarkEnd w:id="3"/>
    </w:p>
    <w:p w:rsidR="00360F5E" w:rsidRPr="00632208" w:rsidRDefault="00360F5E" w:rsidP="00632208">
      <w:r>
        <w:t xml:space="preserve">Hoy el </w:t>
      </w:r>
      <w:r w:rsidR="00C97DC6">
        <w:t xml:space="preserve">teléfono móvil </w:t>
      </w:r>
      <w:r>
        <w:t xml:space="preserve">se propone como medio de pago </w:t>
      </w:r>
      <w:r w:rsidR="00C97DC6">
        <w:t xml:space="preserve">peor las distintas implementaciones </w:t>
      </w:r>
      <w:r>
        <w:t>no tiene total cobertura</w:t>
      </w:r>
      <w:r w:rsidR="00C97DC6">
        <w:t xml:space="preserve"> y el servicio que brindan solo puede ser utilizado por una parte de los usuarios de telefonía móvil</w:t>
      </w:r>
      <w:r>
        <w:t xml:space="preserve">. Este es el problema que se propone </w:t>
      </w:r>
      <w:r w:rsidR="00C97DC6">
        <w:t>solucionar el proyecto transformando cualquier celular en un medio de pago que podrá ser usado en cualquier lugar con cobertura GSM.</w:t>
      </w:r>
    </w:p>
    <w:p w:rsidR="00ED7E9F" w:rsidRDefault="00ED7E9F">
      <w:pPr>
        <w:spacing w:line="276" w:lineRule="auto"/>
      </w:pPr>
      <w:r>
        <w:br w:type="page"/>
      </w:r>
    </w:p>
    <w:p w:rsidR="00977654" w:rsidRDefault="00833C84" w:rsidP="00632208">
      <w:pPr>
        <w:pStyle w:val="Ttulo1"/>
      </w:pPr>
      <w:bookmarkStart w:id="4" w:name="_Toc405622086"/>
      <w:r>
        <w:lastRenderedPageBreak/>
        <w:t>Objetivo General</w:t>
      </w:r>
      <w:bookmarkEnd w:id="4"/>
    </w:p>
    <w:p w:rsidR="00833C84" w:rsidRDefault="00134AF7" w:rsidP="001E679D">
      <w:r>
        <w:t>Demostrar que cualquier celular puede ser utilizado como medio de pago usando como canal de comunicación el servicio SMS.</w:t>
      </w:r>
    </w:p>
    <w:p w:rsidR="00833C84" w:rsidRDefault="00833C84" w:rsidP="00632208">
      <w:pPr>
        <w:pStyle w:val="Ttulo1"/>
      </w:pPr>
      <w:bookmarkStart w:id="5" w:name="_Toc405622087"/>
      <w:r>
        <w:t>Objetivos Específicos</w:t>
      </w:r>
      <w:bookmarkEnd w:id="5"/>
    </w:p>
    <w:p w:rsidR="00833C84" w:rsidRDefault="0016117E" w:rsidP="001E679D">
      <w:r>
        <w:t>Simplificar</w:t>
      </w:r>
      <w:r w:rsidR="00134AF7">
        <w:t xml:space="preserve"> la operatoria a realizar sea para</w:t>
      </w:r>
      <w:r>
        <w:t xml:space="preserve"> que sea fácil para</w:t>
      </w:r>
      <w:r w:rsidR="00134AF7">
        <w:t xml:space="preserve"> cualquier individuo.</w:t>
      </w:r>
    </w:p>
    <w:p w:rsidR="00134AF7" w:rsidRDefault="00134AF7" w:rsidP="001E679D">
      <w:r>
        <w:t>Hacer que este servicio de pago sea al menos tan seguro como lo es usar una tarjeta de crédito.</w:t>
      </w:r>
    </w:p>
    <w:p w:rsidR="0016117E" w:rsidRDefault="0016117E">
      <w:pPr>
        <w:spacing w:line="276" w:lineRule="auto"/>
      </w:pPr>
      <w:r>
        <w:br w:type="page"/>
      </w:r>
    </w:p>
    <w:p w:rsidR="0016117E" w:rsidRDefault="0016117E" w:rsidP="00632208">
      <w:pPr>
        <w:pStyle w:val="Ttulo1"/>
      </w:pPr>
      <w:bookmarkStart w:id="6" w:name="_Toc405622088"/>
      <w:r>
        <w:lastRenderedPageBreak/>
        <w:t>Alcances y Limites</w:t>
      </w:r>
      <w:bookmarkEnd w:id="6"/>
    </w:p>
    <w:p w:rsidR="0016117E" w:rsidRDefault="0016117E"/>
    <w:p w:rsidR="002B3E3A" w:rsidRDefault="002B3E3A">
      <w:pPr>
        <w:spacing w:line="276" w:lineRule="auto"/>
        <w:rPr>
          <w:rFonts w:asciiTheme="majorHAnsi" w:eastAsiaTheme="majorEastAsia" w:hAnsiTheme="majorHAnsi" w:cstheme="majorBidi"/>
          <w:color w:val="000000" w:themeColor="text1"/>
          <w:sz w:val="40"/>
          <w:szCs w:val="32"/>
        </w:rPr>
      </w:pPr>
      <w:r>
        <w:br w:type="page"/>
      </w:r>
    </w:p>
    <w:p w:rsidR="0016117E" w:rsidRDefault="0016117E" w:rsidP="00632208">
      <w:pPr>
        <w:pStyle w:val="Ttulo1"/>
      </w:pPr>
      <w:bookmarkStart w:id="7" w:name="_Toc405622089"/>
      <w:r>
        <w:lastRenderedPageBreak/>
        <w:t>Hipótesis</w:t>
      </w:r>
      <w:bookmarkEnd w:id="7"/>
    </w:p>
    <w:p w:rsidR="0016117E" w:rsidRDefault="0016117E">
      <w:r>
        <w:t>Se pueden utilizar todos los celulares con capacidad de enviar SMS como medios de pago.</w:t>
      </w:r>
    </w:p>
    <w:p w:rsidR="0016117E" w:rsidRDefault="0016117E">
      <w:r>
        <w:t>El SMS como medio de pago puede ser al menos tan seguro como una tarjeta de crédito.</w:t>
      </w:r>
    </w:p>
    <w:p w:rsidR="002B3E3A" w:rsidRDefault="002B3E3A">
      <w:pPr>
        <w:spacing w:line="276" w:lineRule="auto"/>
        <w:rPr>
          <w:rFonts w:asciiTheme="majorHAnsi" w:eastAsiaTheme="majorEastAsia" w:hAnsiTheme="majorHAnsi" w:cstheme="majorBidi"/>
          <w:color w:val="000000" w:themeColor="text1"/>
          <w:sz w:val="40"/>
          <w:szCs w:val="32"/>
        </w:rPr>
      </w:pPr>
      <w:r>
        <w:br w:type="page"/>
      </w:r>
    </w:p>
    <w:p w:rsidR="006E73E4" w:rsidRDefault="006E73E4" w:rsidP="00632208">
      <w:pPr>
        <w:pStyle w:val="Ttulo1"/>
      </w:pPr>
      <w:bookmarkStart w:id="8" w:name="_Toc405622090"/>
      <w:r>
        <w:lastRenderedPageBreak/>
        <w:t>Metodología</w:t>
      </w:r>
      <w:bookmarkEnd w:id="8"/>
    </w:p>
    <w:p w:rsidR="006E73E4" w:rsidRDefault="006E73E4"/>
    <w:p w:rsidR="00785334" w:rsidRDefault="00785334">
      <w:pPr>
        <w:spacing w:line="276" w:lineRule="auto"/>
        <w:rPr>
          <w:rFonts w:asciiTheme="majorHAnsi" w:eastAsiaTheme="majorEastAsia" w:hAnsiTheme="majorHAnsi" w:cstheme="majorBidi"/>
          <w:color w:val="000000" w:themeColor="text1"/>
          <w:sz w:val="40"/>
          <w:szCs w:val="32"/>
        </w:rPr>
      </w:pPr>
      <w:r>
        <w:br w:type="page"/>
      </w:r>
    </w:p>
    <w:p w:rsidR="006E73E4" w:rsidRPr="00632208" w:rsidRDefault="006E73E4" w:rsidP="00632208">
      <w:pPr>
        <w:pStyle w:val="Ttulo1"/>
      </w:pPr>
      <w:bookmarkStart w:id="9" w:name="_Toc405622091"/>
      <w:r>
        <w:lastRenderedPageBreak/>
        <w:t>Mapa conceptual</w:t>
      </w:r>
      <w:bookmarkEnd w:id="9"/>
    </w:p>
    <w:p w:rsidR="006E73E4" w:rsidRDefault="00785334">
      <w:r w:rsidRPr="00785334">
        <w:rPr>
          <w:noProof/>
          <w:lang w:val="es-ES" w:eastAsia="es-ES"/>
        </w:rPr>
        <w:drawing>
          <wp:inline distT="0" distB="0" distL="0" distR="0" wp14:anchorId="27109949" wp14:editId="42D544C2">
            <wp:extent cx="5400675" cy="3945721"/>
            <wp:effectExtent l="0" t="0" r="0" b="0"/>
            <wp:docPr id="14" name="Imagen 14" descr="D:\descargas\Pago por S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escargas\Pago por SM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675" cy="3945721"/>
                    </a:xfrm>
                    <a:prstGeom prst="rect">
                      <a:avLst/>
                    </a:prstGeom>
                    <a:noFill/>
                    <a:ln>
                      <a:noFill/>
                    </a:ln>
                  </pic:spPr>
                </pic:pic>
              </a:graphicData>
            </a:graphic>
          </wp:inline>
        </w:drawing>
      </w:r>
    </w:p>
    <w:p w:rsidR="00785334" w:rsidRDefault="00785334">
      <w:pPr>
        <w:spacing w:line="276" w:lineRule="auto"/>
        <w:rPr>
          <w:rFonts w:asciiTheme="majorHAnsi" w:eastAsiaTheme="majorEastAsia" w:hAnsiTheme="majorHAnsi" w:cstheme="majorBidi"/>
          <w:color w:val="000000" w:themeColor="text1"/>
          <w:sz w:val="40"/>
          <w:szCs w:val="32"/>
        </w:rPr>
      </w:pPr>
      <w:r>
        <w:br w:type="page"/>
      </w:r>
    </w:p>
    <w:p w:rsidR="006E73E4" w:rsidRDefault="006E73E4" w:rsidP="00632208">
      <w:pPr>
        <w:pStyle w:val="Ttulo1"/>
      </w:pPr>
      <w:bookmarkStart w:id="10" w:name="_Toc405622092"/>
      <w:r>
        <w:lastRenderedPageBreak/>
        <w:t>Estado del Arte</w:t>
      </w:r>
      <w:bookmarkEnd w:id="10"/>
    </w:p>
    <w:p w:rsidR="006E73E4" w:rsidRDefault="00881195">
      <w:r>
        <w:t xml:space="preserve">Varias empresas ofrecen distintos servicios </w:t>
      </w:r>
      <w:r>
        <w:t>de diversos tipos</w:t>
      </w:r>
      <w:r>
        <w:t xml:space="preserve"> a través del SMS. Los más similares al producto que se quiere lograr en este proyecto son los de transferencia de saldo que brindan varias compañías de telefonía celular, el cual permite a los abonados transferir saldo telefónico y de </w:t>
      </w:r>
      <w:proofErr w:type="spellStart"/>
      <w:r>
        <w:t>SMSs</w:t>
      </w:r>
      <w:proofErr w:type="spellEnd"/>
      <w:r>
        <w:t xml:space="preserve"> a otros usuarios. Otro servicio que se asemeja es el que brindan los bancos, el cual permite realizar consultas de saldo</w:t>
      </w:r>
      <w:r w:rsidR="00AD1B88">
        <w:t xml:space="preserve"> y transferencias bancarias a cuentas previamente autorizadas.</w:t>
      </w:r>
    </w:p>
    <w:p w:rsidR="00881195" w:rsidRDefault="00881195">
      <w:pPr>
        <w:spacing w:line="276" w:lineRule="auto"/>
        <w:rPr>
          <w:rFonts w:asciiTheme="majorHAnsi" w:eastAsiaTheme="majorEastAsia" w:hAnsiTheme="majorHAnsi" w:cstheme="majorBidi"/>
          <w:color w:val="000000" w:themeColor="text1"/>
          <w:sz w:val="40"/>
          <w:szCs w:val="32"/>
        </w:rPr>
      </w:pPr>
      <w:r>
        <w:br w:type="page"/>
      </w:r>
    </w:p>
    <w:p w:rsidR="006E73E4" w:rsidRDefault="006E73E4" w:rsidP="00632208">
      <w:pPr>
        <w:pStyle w:val="Ttulo1"/>
      </w:pPr>
      <w:bookmarkStart w:id="11" w:name="_Toc405622093"/>
      <w:r>
        <w:lastRenderedPageBreak/>
        <w:t>Marco teórico</w:t>
      </w:r>
      <w:bookmarkEnd w:id="11"/>
    </w:p>
    <w:p w:rsidR="003B549A" w:rsidRPr="00632208" w:rsidRDefault="003B549A" w:rsidP="00632208">
      <w:pPr>
        <w:pStyle w:val="Ttulo2"/>
      </w:pPr>
      <w:bookmarkStart w:id="12" w:name="_Toc405622094"/>
      <w:r>
        <w:t>Seguridad de GSM</w:t>
      </w:r>
      <w:bookmarkEnd w:id="12"/>
    </w:p>
    <w:p w:rsidR="003B549A" w:rsidRDefault="003B549A" w:rsidP="00632208">
      <w:pPr>
        <w:rPr>
          <w:ins w:id="13" w:author="Juan Ignacio Carson" w:date="2014-12-06T09:57:00Z"/>
        </w:rPr>
      </w:pPr>
      <w:r>
        <w:t>Uno de los aspectos a analizar en el proyecto es la seguridad que brinda GSM para ello vamos a resumir los problemas conocidos</w:t>
      </w:r>
      <w:ins w:id="14" w:author="Juan Ignacio Carson" w:date="2014-12-06T09:57:00Z">
        <w:r w:rsidR="008531EE">
          <w:t>.</w:t>
        </w:r>
      </w:ins>
    </w:p>
    <w:p w:rsidR="008531EE" w:rsidRDefault="008531EE" w:rsidP="008531EE">
      <w:pPr>
        <w:pStyle w:val="Ttulo3"/>
        <w:rPr>
          <w:ins w:id="15" w:author="Juan Ignacio Carson" w:date="2014-12-06T09:57:00Z"/>
        </w:rPr>
      </w:pPr>
      <w:ins w:id="16" w:author="Juan Ignacio Carson" w:date="2014-12-06T09:57:00Z">
        <w:r>
          <w:t>Hacking en redes GSM con RTL-SDR</w:t>
        </w:r>
      </w:ins>
    </w:p>
    <w:p w:rsidR="008531EE" w:rsidRDefault="008531EE" w:rsidP="008531EE">
      <w:pPr>
        <w:spacing w:line="276" w:lineRule="auto"/>
        <w:rPr>
          <w:ins w:id="17" w:author="Juan Ignacio Carson" w:date="2014-12-06T09:57:00Z"/>
        </w:rPr>
      </w:pPr>
      <w:ins w:id="18" w:author="Juan Ignacio Carson" w:date="2014-12-06T09:57:00Z">
        <w:r>
          <w:t>El</w:t>
        </w:r>
        <w:r>
          <w:t xml:space="preserve"> </w:t>
        </w:r>
        <w:r>
          <w:t xml:space="preserve">escenario actual sobre ataques a la red GSM ha ido evolucionando y ya no hace falta modificar teléfonos con chipset </w:t>
        </w:r>
        <w:proofErr w:type="spellStart"/>
        <w:r>
          <w:t>Calypso</w:t>
        </w:r>
        <w:proofErr w:type="spellEnd"/>
        <w:r>
          <w:t xml:space="preserve"> ni un hardware complejo como los USRP (+/- 900 €). La culpa de esto la tiene el chipset de </w:t>
        </w:r>
        <w:proofErr w:type="spellStart"/>
        <w:r>
          <w:t>RealTek</w:t>
        </w:r>
        <w:proofErr w:type="spellEnd"/>
        <w:r>
          <w:t xml:space="preserve"> RTL2832U. Este chipset está presente en varios modelos de sintonizadores TDT con un precio que oscila entre 20 y 30 Euros y que se pueden adquirir en Internet.</w:t>
        </w:r>
      </w:ins>
    </w:p>
    <w:p w:rsidR="008531EE" w:rsidRDefault="008531EE" w:rsidP="008531EE">
      <w:pPr>
        <w:spacing w:line="276" w:lineRule="auto"/>
        <w:rPr>
          <w:ins w:id="19" w:author="Juan Ignacio Carson" w:date="2014-12-06T09:57:00Z"/>
        </w:rPr>
      </w:pPr>
      <w:ins w:id="20" w:author="Juan Ignacio Carson" w:date="2014-12-06T09:57:00Z">
        <w:r>
          <w:t xml:space="preserve">Además, hace unos años, los señores del Software </w:t>
        </w:r>
        <w:proofErr w:type="spellStart"/>
        <w:r>
          <w:t>Defined</w:t>
        </w:r>
        <w:proofErr w:type="spellEnd"/>
        <w:r>
          <w:t xml:space="preserve"> Radio (SDR) se fijaron en ellos porque podían utilizar el sintonizador en un rango más amplio que su utilidad original de sintonizar la TDT  - para ver todos los usos posibles acudir a RTL-SDR, donde se pueden ver usos como la detección de meteoritos, el seguimiento de aviones, comunicaciones TETRA, etcétera, etcétera.</w:t>
        </w:r>
      </w:ins>
    </w:p>
    <w:p w:rsidR="008531EE" w:rsidRDefault="008531EE" w:rsidP="008531EE">
      <w:pPr>
        <w:spacing w:line="276" w:lineRule="auto"/>
        <w:rPr>
          <w:ins w:id="21" w:author="Juan Ignacio Carson" w:date="2014-12-06T09:57:00Z"/>
        </w:rPr>
      </w:pPr>
      <w:ins w:id="22" w:author="Juan Ignacio Carson" w:date="2014-12-06T09:57:00Z">
        <w:r w:rsidRPr="00B86297">
          <w:t>Dependiendo de los fabricantes el rango de frecuencias que puede capturar cada dispositivo oscila, pero podemos decir que el rango de frecuencias (</w:t>
        </w:r>
        <w:proofErr w:type="spellStart"/>
        <w:r w:rsidRPr="00B86297">
          <w:t>Elonics</w:t>
        </w:r>
        <w:proofErr w:type="spellEnd"/>
        <w:r w:rsidRPr="00B86297">
          <w:t xml:space="preserve"> E4000) es de 52 a 2200 MHz y la gran suerte (o no) es que dentro de ese rango, tenemos las bandas utilizadas en la telefonía móvil: </w:t>
        </w:r>
      </w:ins>
    </w:p>
    <w:p w:rsidR="008531EE" w:rsidRDefault="008531EE" w:rsidP="008531EE">
      <w:pPr>
        <w:spacing w:line="276" w:lineRule="auto"/>
        <w:rPr>
          <w:ins w:id="23" w:author="Juan Ignacio Carson" w:date="2014-12-06T09:57:00Z"/>
        </w:rPr>
      </w:pPr>
      <w:ins w:id="24" w:author="Juan Ignacio Carson" w:date="2014-12-06T09:57:00Z">
        <w:r>
          <w:rPr>
            <w:noProof/>
            <w:lang w:val="es-ES" w:eastAsia="es-ES"/>
          </w:rPr>
          <w:drawing>
            <wp:inline distT="0" distB="0" distL="0" distR="0" wp14:anchorId="0ABB7D32" wp14:editId="55BEAFC5">
              <wp:extent cx="5400675" cy="742593"/>
              <wp:effectExtent l="0" t="0" r="0" b="635"/>
              <wp:docPr id="15" name="Imagen 15" descr="http://3.bp.blogspot.com/-YdsA2N-Ptik/UtJXUgBuvgI/AAAAAAAASvc/z515xpcvvjU/s1600/Tabla_Frecuencias_Espan%CC%8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3.bp.blogspot.com/-YdsA2N-Ptik/UtJXUgBuvgI/AAAAAAAASvc/z515xpcvvjU/s1600/Tabla_Frecuencias_Espan%CC%83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675" cy="742593"/>
                      </a:xfrm>
                      <a:prstGeom prst="rect">
                        <a:avLst/>
                      </a:prstGeom>
                      <a:noFill/>
                      <a:ln>
                        <a:noFill/>
                      </a:ln>
                    </pic:spPr>
                  </pic:pic>
                </a:graphicData>
              </a:graphic>
            </wp:inline>
          </w:drawing>
        </w:r>
      </w:ins>
    </w:p>
    <w:p w:rsidR="008531EE" w:rsidRDefault="008531EE" w:rsidP="008531EE">
      <w:pPr>
        <w:spacing w:line="276" w:lineRule="auto"/>
        <w:rPr>
          <w:ins w:id="25" w:author="Juan Ignacio Carson" w:date="2014-12-06T09:57:00Z"/>
        </w:rPr>
      </w:pPr>
      <w:ins w:id="26" w:author="Juan Ignacio Carson" w:date="2014-12-06T09:57:00Z">
        <w:r w:rsidRPr="00AF55E7">
          <w:t xml:space="preserve">Con todo esto, el proyecto </w:t>
        </w:r>
        <w:proofErr w:type="spellStart"/>
        <w:r w:rsidRPr="00AF55E7">
          <w:t>OpenSource</w:t>
        </w:r>
        <w:proofErr w:type="spellEnd"/>
        <w:r w:rsidRPr="00AF55E7">
          <w:t xml:space="preserve"> </w:t>
        </w:r>
        <w:proofErr w:type="spellStart"/>
        <w:r w:rsidRPr="00AF55E7">
          <w:t>OsmoSDR</w:t>
        </w:r>
        <w:proofErr w:type="spellEnd"/>
        <w:r w:rsidRPr="00AF55E7">
          <w:t xml:space="preserve"> se encargó de escribir el software necesario para manejar estos dispositivos y poder capturar la señalización que viaja por el "aire" a un fichero binario, pudiendo ajustar la frecuencia, el ancho de banda, ganancia, etcétera.</w:t>
        </w:r>
      </w:ins>
    </w:p>
    <w:p w:rsidR="008531EE" w:rsidRDefault="008531EE" w:rsidP="008531EE">
      <w:pPr>
        <w:spacing w:line="276" w:lineRule="auto"/>
        <w:rPr>
          <w:ins w:id="27" w:author="Juan Ignacio Carson" w:date="2014-12-06T09:57:00Z"/>
        </w:rPr>
      </w:pPr>
      <w:ins w:id="28" w:author="Juan Ignacio Carson" w:date="2014-12-06T09:57:00Z">
        <w:r>
          <w:rPr>
            <w:noProof/>
            <w:lang w:val="es-ES" w:eastAsia="es-ES"/>
          </w:rPr>
          <w:lastRenderedPageBreak/>
          <w:drawing>
            <wp:inline distT="0" distB="0" distL="0" distR="0" wp14:anchorId="0F69F2C9" wp14:editId="6E93B0CE">
              <wp:extent cx="5400675" cy="3375422"/>
              <wp:effectExtent l="0" t="0" r="0" b="0"/>
              <wp:docPr id="16" name="Imagen 16" descr="http://4.bp.blogspot.com/-ybPwUiuEhs4/UtJZoVBMZRI/AAAAAAAASvo/sQA36pAW1fQ/s16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4.bp.blogspot.com/-ybPwUiuEhs4/UtJZoVBMZRI/AAAAAAAASvo/sQA36pAW1fQ/s1600/0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675" cy="3375422"/>
                      </a:xfrm>
                      <a:prstGeom prst="rect">
                        <a:avLst/>
                      </a:prstGeom>
                      <a:noFill/>
                      <a:ln>
                        <a:noFill/>
                      </a:ln>
                    </pic:spPr>
                  </pic:pic>
                </a:graphicData>
              </a:graphic>
            </wp:inline>
          </w:drawing>
        </w:r>
      </w:ins>
    </w:p>
    <w:p w:rsidR="008531EE" w:rsidRDefault="008531EE" w:rsidP="008531EE">
      <w:pPr>
        <w:tabs>
          <w:tab w:val="left" w:pos="3660"/>
        </w:tabs>
        <w:spacing w:line="276" w:lineRule="auto"/>
        <w:rPr>
          <w:ins w:id="29" w:author="Juan Ignacio Carson" w:date="2014-12-06T09:57:00Z"/>
        </w:rPr>
      </w:pPr>
      <w:ins w:id="30" w:author="Juan Ignacio Carson" w:date="2014-12-06T09:57:00Z">
        <w:r w:rsidRPr="00AF55E7">
          <w:t xml:space="preserve">Utilizando el software del GNU Radio </w:t>
        </w:r>
        <w:proofErr w:type="spellStart"/>
        <w:r w:rsidRPr="00AF55E7">
          <w:t>Companion</w:t>
        </w:r>
        <w:proofErr w:type="spellEnd"/>
        <w:r w:rsidRPr="00AF55E7">
          <w:t xml:space="preserve"> se puede adaptar de manera muy sencilla el formato de este fichero binario al formato que utiliza el programa </w:t>
        </w:r>
        <w:proofErr w:type="spellStart"/>
        <w:r w:rsidRPr="00AF55E7">
          <w:t>airprobe</w:t>
        </w:r>
        <w:proofErr w:type="spellEnd"/>
        <w:r w:rsidRPr="00AF55E7">
          <w:t>, encargado de decodificar la señalización capturada con varios tipos de dispositivos (RTL-SDR, USRP, etcétera)</w:t>
        </w:r>
      </w:ins>
    </w:p>
    <w:p w:rsidR="008531EE" w:rsidRDefault="008531EE" w:rsidP="008531EE">
      <w:pPr>
        <w:tabs>
          <w:tab w:val="left" w:pos="3660"/>
        </w:tabs>
        <w:spacing w:line="276" w:lineRule="auto"/>
        <w:rPr>
          <w:ins w:id="31" w:author="Juan Ignacio Carson" w:date="2014-12-06T09:57:00Z"/>
        </w:rPr>
      </w:pPr>
      <w:ins w:id="32" w:author="Juan Ignacio Carson" w:date="2014-12-06T09:57:00Z">
        <w:r>
          <w:rPr>
            <w:noProof/>
            <w:lang w:val="es-ES" w:eastAsia="es-ES"/>
          </w:rPr>
          <w:drawing>
            <wp:inline distT="0" distB="0" distL="0" distR="0" wp14:anchorId="32F2B9FC" wp14:editId="24D5C8CC">
              <wp:extent cx="5400675" cy="3375422"/>
              <wp:effectExtent l="0" t="0" r="0" b="0"/>
              <wp:docPr id="17" name="Imagen 17" descr="http://4.bp.blogspot.com/-Z1JKEjV1viQ/UtJeRJ45FTI/AAAAAAAASwA/JthfBI1O7O0/s16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4.bp.blogspot.com/-Z1JKEjV1viQ/UtJeRJ45FTI/AAAAAAAASwA/JthfBI1O7O0/s1600/0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675" cy="3375422"/>
                      </a:xfrm>
                      <a:prstGeom prst="rect">
                        <a:avLst/>
                      </a:prstGeom>
                      <a:noFill/>
                      <a:ln>
                        <a:noFill/>
                      </a:ln>
                    </pic:spPr>
                  </pic:pic>
                </a:graphicData>
              </a:graphic>
            </wp:inline>
          </w:drawing>
        </w:r>
      </w:ins>
    </w:p>
    <w:p w:rsidR="008531EE" w:rsidRDefault="008531EE" w:rsidP="008531EE">
      <w:pPr>
        <w:tabs>
          <w:tab w:val="left" w:pos="3660"/>
        </w:tabs>
        <w:spacing w:line="276" w:lineRule="auto"/>
        <w:rPr>
          <w:ins w:id="33" w:author="Juan Ignacio Carson" w:date="2014-12-06T09:57:00Z"/>
        </w:rPr>
      </w:pPr>
      <w:ins w:id="34" w:author="Juan Ignacio Carson" w:date="2014-12-06T09:57:00Z">
        <w:r w:rsidRPr="00AF55E7">
          <w:t xml:space="preserve">Esto ya permitiría a cualquiera capturar el tráfico que está pasando por una determinada frecuencia y verlo en su analizador de tráfico preferido. En este </w:t>
        </w:r>
        <w:r w:rsidRPr="00AF55E7">
          <w:lastRenderedPageBreak/>
          <w:t xml:space="preserve">caso podemos ver la señal en </w:t>
        </w:r>
        <w:proofErr w:type="spellStart"/>
        <w:r w:rsidRPr="00AF55E7">
          <w:t>Wireshark</w:t>
        </w:r>
        <w:proofErr w:type="spellEnd"/>
        <w:r w:rsidRPr="00AF55E7">
          <w:t xml:space="preserve">, pero por supuesto todo irá cifrado con A5/1. El último paso es </w:t>
        </w:r>
        <w:proofErr w:type="spellStart"/>
        <w:r w:rsidRPr="00AF55E7">
          <w:t>crackear</w:t>
        </w:r>
        <w:proofErr w:type="spellEnd"/>
        <w:r w:rsidRPr="00AF55E7">
          <w:t xml:space="preserve"> la información que viaja por el aire cifrada.</w:t>
        </w:r>
      </w:ins>
    </w:p>
    <w:p w:rsidR="008531EE" w:rsidRDefault="008531EE" w:rsidP="008531EE">
      <w:pPr>
        <w:tabs>
          <w:tab w:val="left" w:pos="3660"/>
        </w:tabs>
        <w:spacing w:line="276" w:lineRule="auto"/>
        <w:rPr>
          <w:ins w:id="35" w:author="Juan Ignacio Carson" w:date="2014-12-06T09:57:00Z"/>
        </w:rPr>
      </w:pPr>
      <w:ins w:id="36" w:author="Juan Ignacio Carson" w:date="2014-12-06T09:57:00Z">
        <w:r>
          <w:rPr>
            <w:noProof/>
            <w:lang w:val="es-ES" w:eastAsia="es-ES"/>
          </w:rPr>
          <w:drawing>
            <wp:inline distT="0" distB="0" distL="0" distR="0" wp14:anchorId="38850231" wp14:editId="61B1E199">
              <wp:extent cx="5400675" cy="1566896"/>
              <wp:effectExtent l="0" t="0" r="0" b="0"/>
              <wp:docPr id="18" name="Imagen 18" descr="http://3.bp.blogspot.com/-HuuXAbHwjzk/UtJhDjDVrqI/AAAAAAAASwI/hHN1_ND18GA/s160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3.bp.blogspot.com/-HuuXAbHwjzk/UtJhDjDVrqI/AAAAAAAASwI/hHN1_ND18GA/s1600/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1566896"/>
                      </a:xfrm>
                      <a:prstGeom prst="rect">
                        <a:avLst/>
                      </a:prstGeom>
                      <a:noFill/>
                      <a:ln>
                        <a:noFill/>
                      </a:ln>
                    </pic:spPr>
                  </pic:pic>
                </a:graphicData>
              </a:graphic>
            </wp:inline>
          </w:drawing>
        </w:r>
      </w:ins>
    </w:p>
    <w:p w:rsidR="008531EE" w:rsidRDefault="008531EE" w:rsidP="008531EE">
      <w:pPr>
        <w:tabs>
          <w:tab w:val="left" w:pos="3660"/>
        </w:tabs>
        <w:spacing w:line="276" w:lineRule="auto"/>
        <w:rPr>
          <w:ins w:id="37" w:author="Juan Ignacio Carson" w:date="2014-12-06T09:57:00Z"/>
        </w:rPr>
      </w:pPr>
      <w:ins w:id="38" w:author="Juan Ignacio Carson" w:date="2014-12-06T09:57:00Z">
        <w:r w:rsidRPr="00AF55E7">
          <w:t xml:space="preserve">Se supone que este paso debería de resultar "imposible" para cualquier hijo de vecino, pero la realidad es muy triste y no es así. Cualquiera puede descifrar esta información, puesto que el algoritmo utilizado para cifrar las comunicaciones (A5/1) es demasiado viejo (1988) y ya demostró </w:t>
        </w:r>
        <w:proofErr w:type="spellStart"/>
        <w:r w:rsidRPr="00AF55E7">
          <w:t>Karsten</w:t>
        </w:r>
        <w:proofErr w:type="spellEnd"/>
        <w:r w:rsidRPr="00AF55E7">
          <w:t xml:space="preserve"> </w:t>
        </w:r>
        <w:proofErr w:type="spellStart"/>
        <w:r w:rsidRPr="00AF55E7">
          <w:t>Nohl</w:t>
        </w:r>
        <w:proofErr w:type="spellEnd"/>
        <w:r w:rsidRPr="00AF55E7">
          <w:t xml:space="preserve"> cómo romperlo utilizando sus </w:t>
        </w:r>
        <w:proofErr w:type="spellStart"/>
        <w:r w:rsidRPr="00AF55E7">
          <w:t>Rainbow</w:t>
        </w:r>
        <w:proofErr w:type="spellEnd"/>
        <w:r w:rsidRPr="00AF55E7">
          <w:t xml:space="preserve"> </w:t>
        </w:r>
        <w:proofErr w:type="spellStart"/>
        <w:r w:rsidRPr="00AF55E7">
          <w:t>Tables</w:t>
        </w:r>
        <w:proofErr w:type="spellEnd"/>
        <w:r w:rsidRPr="00AF55E7">
          <w:t>, aunque en 1997 ya se había probado teóricamente cómo romperlo.</w:t>
        </w:r>
      </w:ins>
    </w:p>
    <w:p w:rsidR="008531EE" w:rsidRDefault="008531EE" w:rsidP="008531EE">
      <w:pPr>
        <w:tabs>
          <w:tab w:val="left" w:pos="3660"/>
        </w:tabs>
        <w:spacing w:line="276" w:lineRule="auto"/>
        <w:rPr>
          <w:ins w:id="39" w:author="Juan Ignacio Carson" w:date="2014-12-06T09:57:00Z"/>
        </w:rPr>
      </w:pPr>
      <w:ins w:id="40" w:author="Juan Ignacio Carson" w:date="2014-12-06T09:57:00Z">
        <w:r>
          <w:rPr>
            <w:noProof/>
            <w:lang w:val="es-ES" w:eastAsia="es-ES"/>
          </w:rPr>
          <w:drawing>
            <wp:inline distT="0" distB="0" distL="0" distR="0" wp14:anchorId="00289595" wp14:editId="2FFF374B">
              <wp:extent cx="5400675" cy="1688560"/>
              <wp:effectExtent l="0" t="0" r="0" b="6985"/>
              <wp:docPr id="19" name="Imagen 19" descr="http://2.bp.blogspot.com/-fPWnGCaxFRs/UtJiBxkCEjI/AAAAAAAASwQ/IzH0NikwWSY/s160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2.bp.blogspot.com/-fPWnGCaxFRs/UtJiBxkCEjI/AAAAAAAASwQ/IzH0NikwWSY/s1600/0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1688560"/>
                      </a:xfrm>
                      <a:prstGeom prst="rect">
                        <a:avLst/>
                      </a:prstGeom>
                      <a:noFill/>
                      <a:ln>
                        <a:noFill/>
                      </a:ln>
                    </pic:spPr>
                  </pic:pic>
                </a:graphicData>
              </a:graphic>
            </wp:inline>
          </w:drawing>
        </w:r>
      </w:ins>
    </w:p>
    <w:p w:rsidR="008531EE" w:rsidRDefault="008531EE" w:rsidP="008531EE">
      <w:pPr>
        <w:tabs>
          <w:tab w:val="left" w:pos="3660"/>
        </w:tabs>
        <w:spacing w:line="276" w:lineRule="auto"/>
        <w:rPr>
          <w:ins w:id="41" w:author="Juan Ignacio Carson" w:date="2014-12-06T09:57:00Z"/>
        </w:rPr>
      </w:pPr>
      <w:ins w:id="42" w:author="Juan Ignacio Carson" w:date="2014-12-06T09:57:00Z">
        <w:r w:rsidRPr="00AF55E7">
          <w:t xml:space="preserve">Es decir, con 20€ y un equipo con una distribución de </w:t>
        </w:r>
        <w:proofErr w:type="spellStart"/>
        <w:r w:rsidRPr="00AF55E7">
          <w:t>Kali</w:t>
        </w:r>
        <w:proofErr w:type="spellEnd"/>
        <w:r w:rsidRPr="00AF55E7">
          <w:t xml:space="preserve"> Linux, cualquier persona con muy pocos conocimientos puede realizar capturas de todo el tráfico de una celda de la red GSM para más tarde, en su casa, descifrar el tráfico en busca de llamadas y mensajes cortos, ¿A que pone los pelos de punta? </w:t>
        </w:r>
        <w:proofErr w:type="spellStart"/>
        <w:r w:rsidRPr="00AF55E7">
          <w:t>Pensad</w:t>
        </w:r>
        <w:proofErr w:type="spellEnd"/>
        <w:r w:rsidRPr="00AF55E7">
          <w:t xml:space="preserve"> en ello la próxima vez que recibáis un SMS con una información sensible.</w:t>
        </w:r>
      </w:ins>
    </w:p>
    <w:p w:rsidR="008531EE" w:rsidRDefault="008531EE" w:rsidP="008531EE">
      <w:pPr>
        <w:tabs>
          <w:tab w:val="left" w:pos="3660"/>
        </w:tabs>
        <w:spacing w:line="276" w:lineRule="auto"/>
        <w:rPr>
          <w:ins w:id="43" w:author="Juan Ignacio Carson" w:date="2014-12-06T09:57:00Z"/>
        </w:rPr>
      </w:pPr>
      <w:ins w:id="44" w:author="Juan Ignacio Carson" w:date="2014-12-06T09:57:00Z">
        <w:r>
          <w:rPr>
            <w:noProof/>
            <w:lang w:val="es-ES" w:eastAsia="es-ES"/>
          </w:rPr>
          <w:lastRenderedPageBreak/>
          <w:drawing>
            <wp:inline distT="0" distB="0" distL="0" distR="0" wp14:anchorId="6CF8FAA2" wp14:editId="26B3FE88">
              <wp:extent cx="5400675" cy="3375422"/>
              <wp:effectExtent l="0" t="0" r="0" b="0"/>
              <wp:docPr id="20" name="Imagen 20" descr="http://4.bp.blogspot.com/-nqj0yJ_LDxg/UtJiBxYCuSI/AAAAAAAASwc/EgvICgF7RK4/s160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4.bp.blogspot.com/-nqj0yJ_LDxg/UtJiBxYCuSI/AAAAAAAASwc/EgvICgF7RK4/s1600/0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675" cy="3375422"/>
                      </a:xfrm>
                      <a:prstGeom prst="rect">
                        <a:avLst/>
                      </a:prstGeom>
                      <a:noFill/>
                      <a:ln>
                        <a:noFill/>
                      </a:ln>
                    </pic:spPr>
                  </pic:pic>
                </a:graphicData>
              </a:graphic>
            </wp:inline>
          </w:drawing>
        </w:r>
      </w:ins>
    </w:p>
    <w:p w:rsidR="008531EE" w:rsidRPr="00632208" w:rsidRDefault="008531EE" w:rsidP="008531EE">
      <w:pPr>
        <w:tabs>
          <w:tab w:val="left" w:pos="3660"/>
        </w:tabs>
        <w:spacing w:line="276" w:lineRule="auto"/>
        <w:rPr>
          <w:ins w:id="45" w:author="Juan Ignacio Carson" w:date="2014-12-06T09:57:00Z"/>
          <w:lang w:val="en-US"/>
        </w:rPr>
      </w:pPr>
      <w:ins w:id="46" w:author="Juan Ignacio Carson" w:date="2014-12-06T09:57:00Z">
        <w:r>
          <w:rPr>
            <w:noProof/>
            <w:lang w:val="es-ES" w:eastAsia="es-ES"/>
          </w:rPr>
          <w:drawing>
            <wp:inline distT="0" distB="0" distL="0" distR="0" wp14:anchorId="62386D9D" wp14:editId="29D20172">
              <wp:extent cx="4476750" cy="1971675"/>
              <wp:effectExtent l="0" t="0" r="0" b="9525"/>
              <wp:docPr id="21" name="Imagen 21" descr="http://1.bp.blogspot.com/-x50wihO9OS0/UtJmM0yoivI/AAAAAAAASwk/_RjYelSsayI/s1600/U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1.bp.blogspot.com/-x50wihO9OS0/UtJmM0yoivI/AAAAAAAASwk/_RjYelSsayI/s1600/USB.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6750" cy="1971675"/>
                      </a:xfrm>
                      <a:prstGeom prst="rect">
                        <a:avLst/>
                      </a:prstGeom>
                      <a:noFill/>
                      <a:ln>
                        <a:noFill/>
                      </a:ln>
                    </pic:spPr>
                  </pic:pic>
                </a:graphicData>
              </a:graphic>
            </wp:inline>
          </w:drawing>
        </w:r>
        <w:r>
          <w:br/>
        </w:r>
        <w:r w:rsidRPr="00AF55E7">
          <w:t>Tarjeta RTL-SDL por USB necesaria</w:t>
        </w:r>
      </w:ins>
    </w:p>
    <w:p w:rsidR="008531EE" w:rsidRDefault="008531EE" w:rsidP="008531EE">
      <w:pPr>
        <w:tabs>
          <w:tab w:val="left" w:pos="3660"/>
        </w:tabs>
        <w:spacing w:line="276" w:lineRule="auto"/>
        <w:rPr>
          <w:ins w:id="47" w:author="Juan Ignacio Carson" w:date="2014-12-06T09:57:00Z"/>
        </w:rPr>
      </w:pPr>
    </w:p>
    <w:p w:rsidR="008531EE" w:rsidRDefault="008531EE" w:rsidP="008531EE">
      <w:pPr>
        <w:tabs>
          <w:tab w:val="left" w:pos="3660"/>
        </w:tabs>
        <w:spacing w:line="276" w:lineRule="auto"/>
        <w:rPr>
          <w:ins w:id="48" w:author="Juan Ignacio Carson" w:date="2014-12-06T09:57:00Z"/>
        </w:rPr>
      </w:pPr>
    </w:p>
    <w:p w:rsidR="008531EE" w:rsidRDefault="008531EE" w:rsidP="008531EE">
      <w:pPr>
        <w:tabs>
          <w:tab w:val="left" w:pos="3660"/>
        </w:tabs>
        <w:spacing w:line="276" w:lineRule="auto"/>
        <w:rPr>
          <w:ins w:id="49" w:author="Juan Ignacio Carson" w:date="2014-12-06T09:57:00Z"/>
        </w:rPr>
      </w:pPr>
    </w:p>
    <w:p w:rsidR="008531EE" w:rsidRDefault="008531EE" w:rsidP="008531EE">
      <w:pPr>
        <w:tabs>
          <w:tab w:val="left" w:pos="3660"/>
        </w:tabs>
        <w:spacing w:line="276" w:lineRule="auto"/>
        <w:rPr>
          <w:ins w:id="50" w:author="Juan Ignacio Carson" w:date="2014-12-06T09:57:00Z"/>
        </w:rPr>
      </w:pPr>
      <w:ins w:id="51" w:author="Juan Ignacio Carson" w:date="2014-12-06T09:57:00Z">
        <w:r>
          <w:tab/>
        </w:r>
      </w:ins>
    </w:p>
    <w:p w:rsidR="008531EE" w:rsidRDefault="008531EE" w:rsidP="008531EE">
      <w:pPr>
        <w:spacing w:line="276" w:lineRule="auto"/>
        <w:rPr>
          <w:ins w:id="52" w:author="Juan Ignacio Carson" w:date="2014-12-06T09:57:00Z"/>
        </w:rPr>
      </w:pPr>
    </w:p>
    <w:p w:rsidR="008531EE" w:rsidRDefault="008531EE" w:rsidP="008531EE">
      <w:pPr>
        <w:spacing w:line="276" w:lineRule="auto"/>
        <w:rPr>
          <w:ins w:id="53" w:author="Juan Ignacio Carson" w:date="2014-12-06T09:57:00Z"/>
          <w:rFonts w:asciiTheme="majorHAnsi" w:eastAsiaTheme="majorEastAsia" w:hAnsiTheme="majorHAnsi" w:cstheme="majorBidi"/>
          <w:color w:val="000000" w:themeColor="text1"/>
          <w:sz w:val="40"/>
          <w:szCs w:val="32"/>
        </w:rPr>
      </w:pPr>
      <w:ins w:id="54" w:author="Juan Ignacio Carson" w:date="2014-12-06T09:57:00Z">
        <w:r>
          <w:br w:type="page"/>
        </w:r>
      </w:ins>
    </w:p>
    <w:p w:rsidR="008531EE" w:rsidRPr="00632208" w:rsidRDefault="008531EE" w:rsidP="00632208"/>
    <w:p w:rsidR="006E73E4" w:rsidRDefault="00215C68" w:rsidP="00632208">
      <w:pPr>
        <w:pStyle w:val="Ttulo3"/>
      </w:pPr>
      <w:bookmarkStart w:id="55" w:name="_Toc405622095"/>
      <w:proofErr w:type="spellStart"/>
      <w:r>
        <w:t>Intercepcion</w:t>
      </w:r>
      <w:proofErr w:type="spellEnd"/>
      <w:r>
        <w:t xml:space="preserve"> de SMS con Software </w:t>
      </w:r>
      <w:proofErr w:type="spellStart"/>
      <w:r>
        <w:t>Defined</w:t>
      </w:r>
      <w:proofErr w:type="spellEnd"/>
      <w:r>
        <w:t xml:space="preserve"> Radio</w:t>
      </w:r>
      <w:bookmarkEnd w:id="55"/>
    </w:p>
    <w:p w:rsidR="00AA044D" w:rsidRDefault="00AA044D" w:rsidP="00632208">
      <w:proofErr w:type="spellStart"/>
      <w:r>
        <w:t>The</w:t>
      </w:r>
      <w:proofErr w:type="spellEnd"/>
      <w:r>
        <w:t xml:space="preserve"> </w:t>
      </w:r>
      <w:proofErr w:type="spellStart"/>
      <w:r>
        <w:t>possible</w:t>
      </w:r>
      <w:proofErr w:type="spellEnd"/>
      <w:r>
        <w:t xml:space="preserve"> </w:t>
      </w:r>
      <w:proofErr w:type="spellStart"/>
      <w:r>
        <w:t>intercepting</w:t>
      </w:r>
      <w:proofErr w:type="spellEnd"/>
      <w:r>
        <w:t xml:space="preserve"> </w:t>
      </w:r>
      <w:proofErr w:type="spellStart"/>
      <w:r>
        <w:t>scenario</w:t>
      </w:r>
      <w:proofErr w:type="spellEnd"/>
      <w:r>
        <w:t xml:space="preserve"> looks as </w:t>
      </w:r>
      <w:proofErr w:type="spellStart"/>
      <w:r>
        <w:t>follows</w:t>
      </w:r>
      <w:proofErr w:type="spellEnd"/>
      <w:r>
        <w:t xml:space="preserve">. </w:t>
      </w:r>
      <w:proofErr w:type="spellStart"/>
      <w:r>
        <w:t>We</w:t>
      </w:r>
      <w:proofErr w:type="spellEnd"/>
      <w:r>
        <w:t xml:space="preserve"> </w:t>
      </w:r>
      <w:proofErr w:type="spellStart"/>
      <w:r>
        <w:t>send</w:t>
      </w:r>
      <w:proofErr w:type="spellEnd"/>
      <w:r>
        <w:t xml:space="preserve"> a test SMS </w:t>
      </w:r>
      <w:proofErr w:type="spellStart"/>
      <w:r>
        <w:t>message</w:t>
      </w:r>
      <w:proofErr w:type="spellEnd"/>
      <w:r>
        <w:t xml:space="preserve"> to </w:t>
      </w:r>
      <w:proofErr w:type="spellStart"/>
      <w:r>
        <w:t>our</w:t>
      </w:r>
      <w:proofErr w:type="spellEnd"/>
      <w:r>
        <w:t xml:space="preserve"> </w:t>
      </w:r>
      <w:proofErr w:type="spellStart"/>
      <w:r>
        <w:t>phone</w:t>
      </w:r>
      <w:proofErr w:type="spellEnd"/>
      <w:r>
        <w:t xml:space="preserve"> and use a </w:t>
      </w:r>
      <w:proofErr w:type="spellStart"/>
      <w:r>
        <w:t>special</w:t>
      </w:r>
      <w:proofErr w:type="spellEnd"/>
      <w:r>
        <w:t xml:space="preserve"> </w:t>
      </w:r>
      <w:proofErr w:type="spellStart"/>
      <w:r>
        <w:t>device</w:t>
      </w:r>
      <w:proofErr w:type="spellEnd"/>
      <w:r>
        <w:t xml:space="preserve"> to </w:t>
      </w:r>
      <w:proofErr w:type="spellStart"/>
      <w:r>
        <w:t>intercept</w:t>
      </w:r>
      <w:proofErr w:type="spellEnd"/>
      <w:r>
        <w:t xml:space="preserve"> </w:t>
      </w:r>
      <w:proofErr w:type="spellStart"/>
      <w:r>
        <w:t>the</w:t>
      </w:r>
      <w:proofErr w:type="spellEnd"/>
      <w:r>
        <w:t xml:space="preserve"> radio </w:t>
      </w:r>
      <w:proofErr w:type="spellStart"/>
      <w:r>
        <w:t>signal</w:t>
      </w:r>
      <w:proofErr w:type="spellEnd"/>
      <w:r>
        <w:t xml:space="preserve"> </w:t>
      </w:r>
      <w:proofErr w:type="spellStart"/>
      <w:r>
        <w:t>from</w:t>
      </w:r>
      <w:proofErr w:type="spellEnd"/>
      <w:r>
        <w:t xml:space="preserve"> </w:t>
      </w:r>
      <w:proofErr w:type="spellStart"/>
      <w:r>
        <w:t>the</w:t>
      </w:r>
      <w:proofErr w:type="spellEnd"/>
      <w:r>
        <w:t xml:space="preserve"> base </w:t>
      </w:r>
      <w:proofErr w:type="spellStart"/>
      <w:r>
        <w:t>station</w:t>
      </w:r>
      <w:proofErr w:type="spellEnd"/>
      <w:r>
        <w:t xml:space="preserve">. </w:t>
      </w:r>
      <w:proofErr w:type="spellStart"/>
      <w:r>
        <w:t>We</w:t>
      </w:r>
      <w:proofErr w:type="spellEnd"/>
      <w:r>
        <w:t xml:space="preserve"> </w:t>
      </w:r>
      <w:proofErr w:type="spellStart"/>
      <w:r>
        <w:t>then</w:t>
      </w:r>
      <w:proofErr w:type="spellEnd"/>
      <w:r>
        <w:t xml:space="preserve"> </w:t>
      </w:r>
      <w:proofErr w:type="spellStart"/>
      <w:r>
        <w:t>decode</w:t>
      </w:r>
      <w:proofErr w:type="spellEnd"/>
      <w:r>
        <w:t xml:space="preserve"> and </w:t>
      </w:r>
      <w:proofErr w:type="spellStart"/>
      <w:r>
        <w:t>decrypt</w:t>
      </w:r>
      <w:proofErr w:type="spellEnd"/>
      <w:r>
        <w:t xml:space="preserve"> </w:t>
      </w:r>
      <w:proofErr w:type="spellStart"/>
      <w:r>
        <w:t>captured</w:t>
      </w:r>
      <w:proofErr w:type="spellEnd"/>
      <w:r>
        <w:t xml:space="preserve"> SMS </w:t>
      </w:r>
      <w:proofErr w:type="spellStart"/>
      <w:r>
        <w:t>message</w:t>
      </w:r>
      <w:proofErr w:type="spellEnd"/>
      <w:r>
        <w:t>.</w:t>
      </w:r>
    </w:p>
    <w:p w:rsidR="00AA044D" w:rsidRDefault="00AA044D" w:rsidP="00AA044D">
      <w:r>
        <w:t xml:space="preserve">In </w:t>
      </w:r>
      <w:proofErr w:type="spellStart"/>
      <w:r>
        <w:t>our</w:t>
      </w:r>
      <w:proofErr w:type="spellEnd"/>
      <w:r>
        <w:t xml:space="preserve"> </w:t>
      </w:r>
      <w:proofErr w:type="spellStart"/>
      <w:r>
        <w:t>work</w:t>
      </w:r>
      <w:proofErr w:type="spellEnd"/>
      <w:r>
        <w:t xml:space="preserve"> </w:t>
      </w:r>
      <w:proofErr w:type="spellStart"/>
      <w:r>
        <w:t>we</w:t>
      </w:r>
      <w:proofErr w:type="spellEnd"/>
      <w:r>
        <w:t xml:space="preserve"> describe </w:t>
      </w:r>
      <w:proofErr w:type="spellStart"/>
      <w:r>
        <w:t>the</w:t>
      </w:r>
      <w:proofErr w:type="spellEnd"/>
      <w:r>
        <w:t xml:space="preserve"> </w:t>
      </w:r>
      <w:proofErr w:type="spellStart"/>
      <w:r>
        <w:t>concepts</w:t>
      </w:r>
      <w:proofErr w:type="spellEnd"/>
      <w:r>
        <w:t xml:space="preserve"> and </w:t>
      </w:r>
      <w:proofErr w:type="spellStart"/>
      <w:r>
        <w:t>implementation</w:t>
      </w:r>
      <w:proofErr w:type="spellEnd"/>
      <w:r>
        <w:t xml:space="preserve"> of </w:t>
      </w:r>
      <w:proofErr w:type="spellStart"/>
      <w:r>
        <w:t>passively</w:t>
      </w:r>
      <w:proofErr w:type="spellEnd"/>
      <w:r>
        <w:t xml:space="preserve"> </w:t>
      </w:r>
      <w:proofErr w:type="spellStart"/>
      <w:r>
        <w:t>intercepting</w:t>
      </w:r>
      <w:proofErr w:type="spellEnd"/>
      <w:r>
        <w:t xml:space="preserve"> SMS </w:t>
      </w:r>
      <w:proofErr w:type="spellStart"/>
      <w:r>
        <w:t>text</w:t>
      </w:r>
      <w:proofErr w:type="spellEnd"/>
      <w:r>
        <w:t xml:space="preserve"> </w:t>
      </w:r>
      <w:proofErr w:type="spellStart"/>
      <w:r>
        <w:t>messages</w:t>
      </w:r>
      <w:proofErr w:type="spellEnd"/>
      <w:r>
        <w:t xml:space="preserve"> </w:t>
      </w:r>
      <w:proofErr w:type="spellStart"/>
      <w:r>
        <w:t>over</w:t>
      </w:r>
      <w:proofErr w:type="spellEnd"/>
      <w:r>
        <w:t xml:space="preserve"> </w:t>
      </w:r>
      <w:proofErr w:type="spellStart"/>
      <w:r>
        <w:t>GSM’s</w:t>
      </w:r>
      <w:proofErr w:type="spellEnd"/>
      <w:r>
        <w:t xml:space="preserve"> air interface </w:t>
      </w:r>
      <w:proofErr w:type="spellStart"/>
      <w:r>
        <w:t>by</w:t>
      </w:r>
      <w:proofErr w:type="spellEnd"/>
      <w:r>
        <w:t xml:space="preserve"> </w:t>
      </w:r>
      <w:proofErr w:type="spellStart"/>
      <w:r>
        <w:t>means</w:t>
      </w:r>
      <w:proofErr w:type="spellEnd"/>
      <w:r>
        <w:t xml:space="preserve"> of </w:t>
      </w:r>
      <w:proofErr w:type="spellStart"/>
      <w:r>
        <w:t>the</w:t>
      </w:r>
      <w:proofErr w:type="spellEnd"/>
      <w:r>
        <w:t xml:space="preserve">  software </w:t>
      </w:r>
      <w:proofErr w:type="spellStart"/>
      <w:r>
        <w:t>defined</w:t>
      </w:r>
      <w:proofErr w:type="spellEnd"/>
      <w:r>
        <w:t xml:space="preserve"> radio </w:t>
      </w:r>
      <w:proofErr w:type="spellStart"/>
      <w:r>
        <w:t>called</w:t>
      </w:r>
      <w:proofErr w:type="spellEnd"/>
      <w:r>
        <w:t xml:space="preserve"> USRP (Universal Software Radio </w:t>
      </w:r>
      <w:proofErr w:type="spellStart"/>
      <w:r>
        <w:t>Peripheral</w:t>
      </w:r>
      <w:proofErr w:type="spellEnd"/>
      <w:r>
        <w:t>).</w:t>
      </w:r>
    </w:p>
    <w:p w:rsidR="00AA044D" w:rsidRDefault="00AA044D" w:rsidP="00AA044D">
      <w:proofErr w:type="spellStart"/>
      <w:r>
        <w:t>We</w:t>
      </w:r>
      <w:proofErr w:type="spellEnd"/>
      <w:r>
        <w:t xml:space="preserve"> </w:t>
      </w:r>
      <w:proofErr w:type="spellStart"/>
      <w:r>
        <w:t>also</w:t>
      </w:r>
      <w:proofErr w:type="spellEnd"/>
      <w:r>
        <w:t xml:space="preserve"> </w:t>
      </w:r>
      <w:proofErr w:type="spellStart"/>
      <w:r>
        <w:t>review</w:t>
      </w:r>
      <w:proofErr w:type="spellEnd"/>
      <w:r>
        <w:t xml:space="preserve"> </w:t>
      </w:r>
      <w:proofErr w:type="spellStart"/>
      <w:r>
        <w:t>major</w:t>
      </w:r>
      <w:proofErr w:type="spellEnd"/>
      <w:r>
        <w:t xml:space="preserve"> </w:t>
      </w:r>
      <w:proofErr w:type="spellStart"/>
      <w:r>
        <w:t>weaknesses</w:t>
      </w:r>
      <w:proofErr w:type="spellEnd"/>
      <w:r>
        <w:t xml:space="preserve"> of </w:t>
      </w:r>
      <w:proofErr w:type="spellStart"/>
      <w:r>
        <w:t>GSM’s</w:t>
      </w:r>
      <w:proofErr w:type="spellEnd"/>
      <w:r>
        <w:t xml:space="preserve"> A5/1 </w:t>
      </w:r>
      <w:proofErr w:type="spellStart"/>
      <w:r>
        <w:t>cipher</w:t>
      </w:r>
      <w:proofErr w:type="spellEnd"/>
      <w:r>
        <w:t xml:space="preserve"> </w:t>
      </w:r>
      <w:proofErr w:type="spellStart"/>
      <w:r>
        <w:t>which</w:t>
      </w:r>
      <w:proofErr w:type="spellEnd"/>
      <w:r>
        <w:t xml:space="preserve"> </w:t>
      </w:r>
      <w:proofErr w:type="spellStart"/>
      <w:r>
        <w:t>make</w:t>
      </w:r>
      <w:proofErr w:type="spellEnd"/>
      <w:r>
        <w:t xml:space="preserve"> </w:t>
      </w:r>
      <w:proofErr w:type="spellStart"/>
      <w:r>
        <w:t>it</w:t>
      </w:r>
      <w:proofErr w:type="spellEnd"/>
      <w:r>
        <w:t xml:space="preserve"> </w:t>
      </w:r>
      <w:proofErr w:type="spellStart"/>
      <w:r>
        <w:t>possible</w:t>
      </w:r>
      <w:proofErr w:type="spellEnd"/>
      <w:r>
        <w:t xml:space="preserve"> to </w:t>
      </w:r>
      <w:proofErr w:type="spellStart"/>
      <w:r>
        <w:t>construct</w:t>
      </w:r>
      <w:proofErr w:type="spellEnd"/>
      <w:r>
        <w:t xml:space="preserve"> </w:t>
      </w:r>
      <w:proofErr w:type="spellStart"/>
      <w:r>
        <w:t>Rainbow</w:t>
      </w:r>
      <w:proofErr w:type="spellEnd"/>
      <w:r>
        <w:t xml:space="preserve"> </w:t>
      </w:r>
      <w:proofErr w:type="spellStart"/>
      <w:r>
        <w:t>Tables</w:t>
      </w:r>
      <w:proofErr w:type="spellEnd"/>
      <w:r>
        <w:t xml:space="preserve"> and to </w:t>
      </w:r>
      <w:proofErr w:type="spellStart"/>
      <w:r>
        <w:t>perform</w:t>
      </w:r>
      <w:proofErr w:type="spellEnd"/>
      <w:r>
        <w:t xml:space="preserve"> </w:t>
      </w:r>
      <w:proofErr w:type="spellStart"/>
      <w:r>
        <w:t>knownplaintext</w:t>
      </w:r>
      <w:proofErr w:type="spellEnd"/>
      <w:r>
        <w:t xml:space="preserve"> </w:t>
      </w:r>
      <w:proofErr w:type="spellStart"/>
      <w:r>
        <w:t>attacks</w:t>
      </w:r>
      <w:proofErr w:type="spellEnd"/>
      <w:r>
        <w:t xml:space="preserve"> to </w:t>
      </w:r>
      <w:proofErr w:type="spellStart"/>
      <w:r>
        <w:t>identify</w:t>
      </w:r>
      <w:proofErr w:type="spellEnd"/>
      <w:r>
        <w:t xml:space="preserve"> </w:t>
      </w:r>
      <w:proofErr w:type="spellStart"/>
      <w:r>
        <w:t>the</w:t>
      </w:r>
      <w:proofErr w:type="spellEnd"/>
      <w:r>
        <w:t xml:space="preserve"> </w:t>
      </w:r>
      <w:proofErr w:type="spellStart"/>
      <w:r>
        <w:t>ciphering</w:t>
      </w:r>
      <w:proofErr w:type="spellEnd"/>
      <w:r>
        <w:t xml:space="preserve"> </w:t>
      </w:r>
      <w:proofErr w:type="spellStart"/>
      <w:r>
        <w:t>key</w:t>
      </w:r>
      <w:proofErr w:type="spellEnd"/>
      <w:r>
        <w:t xml:space="preserve"> and </w:t>
      </w:r>
      <w:proofErr w:type="spellStart"/>
      <w:r>
        <w:t>decrypt</w:t>
      </w:r>
      <w:proofErr w:type="spellEnd"/>
      <w:r>
        <w:t xml:space="preserve"> </w:t>
      </w:r>
      <w:proofErr w:type="spellStart"/>
      <w:r>
        <w:t>the</w:t>
      </w:r>
      <w:proofErr w:type="spellEnd"/>
      <w:r>
        <w:t xml:space="preserve"> </w:t>
      </w:r>
      <w:proofErr w:type="spellStart"/>
      <w:r>
        <w:t>ciphered</w:t>
      </w:r>
      <w:proofErr w:type="spellEnd"/>
      <w:r>
        <w:t xml:space="preserve"> SMS </w:t>
      </w:r>
      <w:proofErr w:type="spellStart"/>
      <w:r>
        <w:t>text</w:t>
      </w:r>
      <w:proofErr w:type="spellEnd"/>
      <w:r>
        <w:t xml:space="preserve"> </w:t>
      </w:r>
      <w:proofErr w:type="spellStart"/>
      <w:r>
        <w:t>message</w:t>
      </w:r>
      <w:proofErr w:type="spellEnd"/>
      <w:r>
        <w:t>.</w:t>
      </w:r>
    </w:p>
    <w:p w:rsidR="00AA044D" w:rsidRDefault="00AA044D" w:rsidP="00632208">
      <w:proofErr w:type="spellStart"/>
      <w:r>
        <w:t>Our</w:t>
      </w:r>
      <w:proofErr w:type="spellEnd"/>
      <w:r>
        <w:t xml:space="preserve"> </w:t>
      </w:r>
      <w:proofErr w:type="spellStart"/>
      <w:r>
        <w:t>implementation</w:t>
      </w:r>
      <w:proofErr w:type="spellEnd"/>
      <w:r>
        <w:t xml:space="preserve"> </w:t>
      </w:r>
      <w:proofErr w:type="spellStart"/>
      <w:r>
        <w:t>is</w:t>
      </w:r>
      <w:proofErr w:type="spellEnd"/>
      <w:r>
        <w:t xml:space="preserve"> </w:t>
      </w:r>
      <w:proofErr w:type="spellStart"/>
      <w:r>
        <w:t>based</w:t>
      </w:r>
      <w:proofErr w:type="spellEnd"/>
      <w:r>
        <w:t xml:space="preserve"> </w:t>
      </w:r>
      <w:proofErr w:type="spellStart"/>
      <w:r>
        <w:t>on</w:t>
      </w:r>
      <w:proofErr w:type="spellEnd"/>
      <w:r>
        <w:t xml:space="preserve"> open-</w:t>
      </w:r>
      <w:proofErr w:type="spellStart"/>
      <w:r>
        <w:t>source</w:t>
      </w:r>
      <w:proofErr w:type="spellEnd"/>
      <w:r>
        <w:t xml:space="preserve"> software </w:t>
      </w:r>
      <w:proofErr w:type="spellStart"/>
      <w:r>
        <w:t>which</w:t>
      </w:r>
      <w:proofErr w:type="spellEnd"/>
      <w:r>
        <w:t xml:space="preserve"> </w:t>
      </w:r>
      <w:proofErr w:type="spellStart"/>
      <w:r>
        <w:t>represents</w:t>
      </w:r>
      <w:proofErr w:type="spellEnd"/>
      <w:r>
        <w:t xml:space="preserve"> </w:t>
      </w:r>
      <w:proofErr w:type="spellStart"/>
      <w:r>
        <w:t>the</w:t>
      </w:r>
      <w:proofErr w:type="spellEnd"/>
      <w:r>
        <w:t xml:space="preserve"> GSM radio </w:t>
      </w:r>
      <w:proofErr w:type="spellStart"/>
      <w:r>
        <w:t>layer</w:t>
      </w:r>
      <w:proofErr w:type="spellEnd"/>
      <w:r>
        <w:t xml:space="preserve">. In </w:t>
      </w:r>
      <w:proofErr w:type="spellStart"/>
      <w:r>
        <w:t>order</w:t>
      </w:r>
      <w:proofErr w:type="spellEnd"/>
      <w:r>
        <w:t xml:space="preserve"> to </w:t>
      </w:r>
      <w:proofErr w:type="spellStart"/>
      <w:r>
        <w:t>support</w:t>
      </w:r>
      <w:proofErr w:type="spellEnd"/>
      <w:r>
        <w:t xml:space="preserve"> GSM </w:t>
      </w:r>
      <w:proofErr w:type="spellStart"/>
      <w:r>
        <w:t>channels</w:t>
      </w:r>
      <w:proofErr w:type="spellEnd"/>
      <w:r>
        <w:t xml:space="preserve"> </w:t>
      </w:r>
      <w:proofErr w:type="spellStart"/>
      <w:r>
        <w:t>which</w:t>
      </w:r>
      <w:proofErr w:type="spellEnd"/>
      <w:r>
        <w:t xml:space="preserve"> </w:t>
      </w:r>
      <w:proofErr w:type="spellStart"/>
      <w:r>
        <w:t>employ</w:t>
      </w:r>
      <w:proofErr w:type="spellEnd"/>
      <w:r>
        <w:t xml:space="preserve"> </w:t>
      </w:r>
      <w:proofErr w:type="spellStart"/>
      <w:r>
        <w:t>frequency</w:t>
      </w:r>
      <w:proofErr w:type="spellEnd"/>
      <w:r>
        <w:t xml:space="preserve"> </w:t>
      </w:r>
      <w:proofErr w:type="spellStart"/>
      <w:r>
        <w:t>hopping</w:t>
      </w:r>
      <w:proofErr w:type="spellEnd"/>
      <w:r>
        <w:t xml:space="preserve"> (i.e. </w:t>
      </w:r>
      <w:proofErr w:type="spellStart"/>
      <w:r>
        <w:t>changes</w:t>
      </w:r>
      <w:proofErr w:type="spellEnd"/>
      <w:r>
        <w:t xml:space="preserve"> of central GSM </w:t>
      </w:r>
      <w:proofErr w:type="spellStart"/>
      <w:r>
        <w:t>channel</w:t>
      </w:r>
      <w:proofErr w:type="spellEnd"/>
      <w:r>
        <w:t xml:space="preserve"> </w:t>
      </w:r>
      <w:proofErr w:type="spellStart"/>
      <w:r>
        <w:t>frequency</w:t>
      </w:r>
      <w:proofErr w:type="spellEnd"/>
      <w:r>
        <w:t xml:space="preserve"> </w:t>
      </w:r>
      <w:proofErr w:type="spellStart"/>
      <w:r>
        <w:t>over</w:t>
      </w:r>
      <w:proofErr w:type="spellEnd"/>
      <w:r>
        <w:t xml:space="preserve"> time), </w:t>
      </w:r>
      <w:proofErr w:type="spellStart"/>
      <w:r>
        <w:t>we</w:t>
      </w:r>
      <w:proofErr w:type="spellEnd"/>
      <w:r>
        <w:t xml:space="preserve"> </w:t>
      </w:r>
      <w:proofErr w:type="spellStart"/>
      <w:r>
        <w:t>have</w:t>
      </w:r>
      <w:proofErr w:type="spellEnd"/>
      <w:r>
        <w:t xml:space="preserve"> extended </w:t>
      </w:r>
      <w:proofErr w:type="spellStart"/>
      <w:r>
        <w:t>the</w:t>
      </w:r>
      <w:proofErr w:type="spellEnd"/>
      <w:r>
        <w:t xml:space="preserve"> </w:t>
      </w:r>
      <w:proofErr w:type="spellStart"/>
      <w:r>
        <w:t>existing</w:t>
      </w:r>
      <w:proofErr w:type="spellEnd"/>
      <w:r>
        <w:t xml:space="preserve"> software </w:t>
      </w:r>
      <w:proofErr w:type="spellStart"/>
      <w:r>
        <w:t>with</w:t>
      </w:r>
      <w:proofErr w:type="spellEnd"/>
      <w:r>
        <w:t xml:space="preserve"> </w:t>
      </w:r>
      <w:proofErr w:type="spellStart"/>
      <w:r>
        <w:t>the</w:t>
      </w:r>
      <w:proofErr w:type="spellEnd"/>
      <w:r>
        <w:t xml:space="preserve"> </w:t>
      </w:r>
      <w:proofErr w:type="spellStart"/>
      <w:r>
        <w:t>wide</w:t>
      </w:r>
      <w:proofErr w:type="spellEnd"/>
      <w:r>
        <w:t xml:space="preserve">-band capture </w:t>
      </w:r>
      <w:proofErr w:type="spellStart"/>
      <w:r>
        <w:t>capability</w:t>
      </w:r>
      <w:proofErr w:type="spellEnd"/>
      <w:r>
        <w:t xml:space="preserve"> </w:t>
      </w:r>
      <w:proofErr w:type="spellStart"/>
      <w:r>
        <w:t>which</w:t>
      </w:r>
      <w:proofErr w:type="spellEnd"/>
      <w:r>
        <w:t xml:space="preserve"> </w:t>
      </w:r>
      <w:proofErr w:type="spellStart"/>
      <w:r>
        <w:t>allows</w:t>
      </w:r>
      <w:proofErr w:type="spellEnd"/>
      <w:r>
        <w:t xml:space="preserve"> </w:t>
      </w:r>
      <w:proofErr w:type="spellStart"/>
      <w:r>
        <w:t>decoding</w:t>
      </w:r>
      <w:proofErr w:type="spellEnd"/>
      <w:r>
        <w:t xml:space="preserve"> </w:t>
      </w:r>
      <w:proofErr w:type="spellStart"/>
      <w:r>
        <w:t>the</w:t>
      </w:r>
      <w:proofErr w:type="spellEnd"/>
      <w:r>
        <w:t xml:space="preserve"> </w:t>
      </w:r>
      <w:proofErr w:type="spellStart"/>
      <w:r>
        <w:t>hopping</w:t>
      </w:r>
      <w:proofErr w:type="spellEnd"/>
      <w:r>
        <w:t xml:space="preserve"> GSM </w:t>
      </w:r>
      <w:proofErr w:type="spellStart"/>
      <w:r>
        <w:t>channel</w:t>
      </w:r>
      <w:proofErr w:type="spellEnd"/>
      <w:r>
        <w:t>.</w:t>
      </w:r>
    </w:p>
    <w:p w:rsidR="00AA044D" w:rsidRDefault="00AA044D" w:rsidP="00AA044D">
      <w:proofErr w:type="spellStart"/>
      <w:r>
        <w:t>Our</w:t>
      </w:r>
      <w:proofErr w:type="spellEnd"/>
      <w:r>
        <w:t xml:space="preserve"> demo </w:t>
      </w:r>
      <w:proofErr w:type="spellStart"/>
      <w:r>
        <w:t>is</w:t>
      </w:r>
      <w:proofErr w:type="spellEnd"/>
      <w:r>
        <w:t xml:space="preserve"> </w:t>
      </w:r>
      <w:proofErr w:type="spellStart"/>
      <w:r>
        <w:t>based</w:t>
      </w:r>
      <w:proofErr w:type="spellEnd"/>
      <w:r>
        <w:t xml:space="preserve"> </w:t>
      </w:r>
      <w:proofErr w:type="spellStart"/>
      <w:r>
        <w:t>on</w:t>
      </w:r>
      <w:proofErr w:type="spellEnd"/>
      <w:r>
        <w:t xml:space="preserve"> </w:t>
      </w:r>
      <w:proofErr w:type="spellStart"/>
      <w:r>
        <w:t>self-programmed</w:t>
      </w:r>
      <w:proofErr w:type="spellEnd"/>
      <w:r>
        <w:t xml:space="preserve"> Python scripts </w:t>
      </w:r>
      <w:proofErr w:type="spellStart"/>
      <w:r>
        <w:t>which</w:t>
      </w:r>
      <w:proofErr w:type="spellEnd"/>
      <w:r>
        <w:t xml:space="preserve"> </w:t>
      </w:r>
      <w:proofErr w:type="spellStart"/>
      <w:r>
        <w:t>make</w:t>
      </w:r>
      <w:proofErr w:type="spellEnd"/>
      <w:r>
        <w:t xml:space="preserve"> </w:t>
      </w:r>
      <w:proofErr w:type="spellStart"/>
      <w:r>
        <w:t>it</w:t>
      </w:r>
      <w:proofErr w:type="spellEnd"/>
      <w:r>
        <w:t xml:space="preserve"> </w:t>
      </w:r>
      <w:proofErr w:type="spellStart"/>
      <w:r>
        <w:t>easier</w:t>
      </w:r>
      <w:proofErr w:type="spellEnd"/>
      <w:r>
        <w:t xml:space="preserve"> to </w:t>
      </w:r>
      <w:proofErr w:type="spellStart"/>
      <w:r>
        <w:t>perform</w:t>
      </w:r>
      <w:proofErr w:type="spellEnd"/>
      <w:r>
        <w:t xml:space="preserve"> </w:t>
      </w:r>
      <w:proofErr w:type="spellStart"/>
      <w:r>
        <w:t>attacks</w:t>
      </w:r>
      <w:proofErr w:type="spellEnd"/>
      <w:r>
        <w:t xml:space="preserve"> </w:t>
      </w:r>
      <w:proofErr w:type="spellStart"/>
      <w:r>
        <w:t>on</w:t>
      </w:r>
      <w:proofErr w:type="spellEnd"/>
      <w:r>
        <w:t xml:space="preserve"> </w:t>
      </w:r>
      <w:proofErr w:type="spellStart"/>
      <w:r>
        <w:t>the</w:t>
      </w:r>
      <w:proofErr w:type="spellEnd"/>
      <w:r>
        <w:t xml:space="preserve"> GSM A5/1 </w:t>
      </w:r>
      <w:proofErr w:type="spellStart"/>
      <w:r>
        <w:t>cipher</w:t>
      </w:r>
      <w:proofErr w:type="spellEnd"/>
      <w:r>
        <w:t xml:space="preserve"> in </w:t>
      </w:r>
      <w:proofErr w:type="spellStart"/>
      <w:r>
        <w:t>order</w:t>
      </w:r>
      <w:proofErr w:type="spellEnd"/>
      <w:r>
        <w:t xml:space="preserve"> to </w:t>
      </w:r>
      <w:proofErr w:type="spellStart"/>
      <w:r>
        <w:t>find</w:t>
      </w:r>
      <w:proofErr w:type="spellEnd"/>
      <w:r>
        <w:t xml:space="preserve"> </w:t>
      </w:r>
      <w:proofErr w:type="spellStart"/>
      <w:r>
        <w:t>the</w:t>
      </w:r>
      <w:proofErr w:type="spellEnd"/>
      <w:r>
        <w:t xml:space="preserve"> </w:t>
      </w:r>
      <w:proofErr w:type="spellStart"/>
      <w:r>
        <w:t>session</w:t>
      </w:r>
      <w:proofErr w:type="spellEnd"/>
      <w:r>
        <w:t xml:space="preserve"> </w:t>
      </w:r>
      <w:proofErr w:type="spellStart"/>
      <w:r>
        <w:t>key</w:t>
      </w:r>
      <w:proofErr w:type="spellEnd"/>
      <w:r>
        <w:t>.</w:t>
      </w:r>
    </w:p>
    <w:p w:rsidR="00AA044D" w:rsidRDefault="00AA044D" w:rsidP="00AA044D">
      <w:r>
        <w:t xml:space="preserve">As a </w:t>
      </w:r>
      <w:proofErr w:type="spellStart"/>
      <w:r>
        <w:t>result</w:t>
      </w:r>
      <w:proofErr w:type="spellEnd"/>
      <w:r>
        <w:t xml:space="preserve">, </w:t>
      </w:r>
      <w:proofErr w:type="spellStart"/>
      <w:r>
        <w:t>we</w:t>
      </w:r>
      <w:proofErr w:type="spellEnd"/>
      <w:r>
        <w:t xml:space="preserve"> </w:t>
      </w:r>
      <w:proofErr w:type="spellStart"/>
      <w:r>
        <w:t>have</w:t>
      </w:r>
      <w:proofErr w:type="spellEnd"/>
      <w:r>
        <w:t xml:space="preserve"> </w:t>
      </w:r>
      <w:proofErr w:type="spellStart"/>
      <w:r>
        <w:t>built</w:t>
      </w:r>
      <w:proofErr w:type="spellEnd"/>
      <w:r>
        <w:t xml:space="preserve"> </w:t>
      </w:r>
      <w:proofErr w:type="spellStart"/>
      <w:r>
        <w:t>an</w:t>
      </w:r>
      <w:proofErr w:type="spellEnd"/>
      <w:r>
        <w:t xml:space="preserve"> </w:t>
      </w:r>
      <w:proofErr w:type="spellStart"/>
      <w:r>
        <w:t>awareness</w:t>
      </w:r>
      <w:proofErr w:type="spellEnd"/>
      <w:r>
        <w:t xml:space="preserve"> demo </w:t>
      </w:r>
      <w:proofErr w:type="spellStart"/>
      <w:r>
        <w:t>that</w:t>
      </w:r>
      <w:proofErr w:type="spellEnd"/>
      <w:r>
        <w:t xml:space="preserve"> </w:t>
      </w:r>
      <w:proofErr w:type="spellStart"/>
      <w:r>
        <w:t>requires</w:t>
      </w:r>
      <w:proofErr w:type="spellEnd"/>
      <w:r>
        <w:t xml:space="preserve"> no more </w:t>
      </w:r>
      <w:proofErr w:type="spellStart"/>
      <w:r>
        <w:t>than</w:t>
      </w:r>
      <w:proofErr w:type="spellEnd"/>
      <w:r>
        <w:t xml:space="preserve"> 15 minutes of time to </w:t>
      </w:r>
      <w:proofErr w:type="spellStart"/>
      <w:r>
        <w:t>intercept</w:t>
      </w:r>
      <w:proofErr w:type="spellEnd"/>
      <w:r>
        <w:t xml:space="preserve"> and </w:t>
      </w:r>
      <w:proofErr w:type="spellStart"/>
      <w:r>
        <w:t>decrypt</w:t>
      </w:r>
      <w:proofErr w:type="spellEnd"/>
      <w:r>
        <w:t xml:space="preserve"> </w:t>
      </w:r>
      <w:proofErr w:type="spellStart"/>
      <w:r>
        <w:t>an</w:t>
      </w:r>
      <w:proofErr w:type="spellEnd"/>
      <w:r>
        <w:t xml:space="preserve"> SMS </w:t>
      </w:r>
      <w:proofErr w:type="spellStart"/>
      <w:r>
        <w:t>text</w:t>
      </w:r>
      <w:proofErr w:type="spellEnd"/>
      <w:r>
        <w:t xml:space="preserve"> </w:t>
      </w:r>
      <w:proofErr w:type="spellStart"/>
      <w:r>
        <w:t>message</w:t>
      </w:r>
      <w:proofErr w:type="spellEnd"/>
      <w:r>
        <w:t xml:space="preserve"> in GSM </w:t>
      </w:r>
      <w:proofErr w:type="spellStart"/>
      <w:r>
        <w:t>networks</w:t>
      </w:r>
      <w:proofErr w:type="spellEnd"/>
      <w:r>
        <w:t xml:space="preserve">. </w:t>
      </w:r>
      <w:proofErr w:type="spellStart"/>
      <w:r>
        <w:t>We</w:t>
      </w:r>
      <w:proofErr w:type="spellEnd"/>
      <w:r>
        <w:t xml:space="preserve"> </w:t>
      </w:r>
      <w:proofErr w:type="spellStart"/>
      <w:r>
        <w:t>have</w:t>
      </w:r>
      <w:proofErr w:type="spellEnd"/>
      <w:r>
        <w:t xml:space="preserve"> </w:t>
      </w:r>
      <w:proofErr w:type="spellStart"/>
      <w:r>
        <w:t>employed</w:t>
      </w:r>
      <w:proofErr w:type="spellEnd"/>
      <w:r>
        <w:t xml:space="preserve"> </w:t>
      </w:r>
      <w:proofErr w:type="spellStart"/>
      <w:r>
        <w:t>only</w:t>
      </w:r>
      <w:proofErr w:type="spellEnd"/>
      <w:r>
        <w:t xml:space="preserve"> </w:t>
      </w:r>
      <w:proofErr w:type="spellStart"/>
      <w:r>
        <w:t>commodity</w:t>
      </w:r>
      <w:proofErr w:type="spellEnd"/>
      <w:r>
        <w:t xml:space="preserve"> hardware and open-</w:t>
      </w:r>
      <w:proofErr w:type="spellStart"/>
      <w:r>
        <w:t>source</w:t>
      </w:r>
      <w:proofErr w:type="spellEnd"/>
      <w:r>
        <w:t xml:space="preserve"> software </w:t>
      </w:r>
      <w:proofErr w:type="spellStart"/>
      <w:r>
        <w:t>with</w:t>
      </w:r>
      <w:proofErr w:type="spellEnd"/>
      <w:r>
        <w:t xml:space="preserve"> </w:t>
      </w:r>
      <w:proofErr w:type="spellStart"/>
      <w:r>
        <w:t>self-programmed</w:t>
      </w:r>
      <w:proofErr w:type="spellEnd"/>
      <w:r>
        <w:t xml:space="preserve"> </w:t>
      </w:r>
      <w:proofErr w:type="spellStart"/>
      <w:r>
        <w:t>modifications</w:t>
      </w:r>
      <w:proofErr w:type="spellEnd"/>
      <w:r>
        <w:t>.</w:t>
      </w:r>
    </w:p>
    <w:p w:rsidR="00AA044D" w:rsidRDefault="00AA044D" w:rsidP="00632208">
      <w:proofErr w:type="spellStart"/>
      <w:r>
        <w:t>Our</w:t>
      </w:r>
      <w:proofErr w:type="spellEnd"/>
      <w:r>
        <w:t xml:space="preserve"> </w:t>
      </w:r>
      <w:proofErr w:type="spellStart"/>
      <w:r>
        <w:t>awareness</w:t>
      </w:r>
      <w:proofErr w:type="spellEnd"/>
      <w:r>
        <w:t xml:space="preserve"> demo can be </w:t>
      </w:r>
      <w:proofErr w:type="spellStart"/>
      <w:r>
        <w:t>used</w:t>
      </w:r>
      <w:proofErr w:type="spellEnd"/>
      <w:r>
        <w:t xml:space="preserve"> to show </w:t>
      </w:r>
      <w:proofErr w:type="spellStart"/>
      <w:r>
        <w:t>how</w:t>
      </w:r>
      <w:proofErr w:type="spellEnd"/>
      <w:r>
        <w:t xml:space="preserve"> </w:t>
      </w:r>
      <w:proofErr w:type="spellStart"/>
      <w:r>
        <w:t>little</w:t>
      </w:r>
      <w:proofErr w:type="spellEnd"/>
      <w:r>
        <w:t xml:space="preserve"> </w:t>
      </w:r>
      <w:proofErr w:type="spellStart"/>
      <w:r>
        <w:t>effort</w:t>
      </w:r>
      <w:proofErr w:type="spellEnd"/>
      <w:r>
        <w:t xml:space="preserve"> </w:t>
      </w:r>
      <w:proofErr w:type="spellStart"/>
      <w:r>
        <w:t>is</w:t>
      </w:r>
      <w:proofErr w:type="spellEnd"/>
      <w:r>
        <w:t xml:space="preserve"> </w:t>
      </w:r>
      <w:proofErr w:type="spellStart"/>
      <w:r>
        <w:t>needed</w:t>
      </w:r>
      <w:proofErr w:type="spellEnd"/>
      <w:r>
        <w:t xml:space="preserve"> to </w:t>
      </w:r>
      <w:proofErr w:type="spellStart"/>
      <w:r>
        <w:t>intercept</w:t>
      </w:r>
      <w:proofErr w:type="spellEnd"/>
      <w:r>
        <w:t xml:space="preserve"> </w:t>
      </w:r>
      <w:proofErr w:type="spellStart"/>
      <w:r>
        <w:t>an</w:t>
      </w:r>
      <w:proofErr w:type="spellEnd"/>
      <w:r>
        <w:t xml:space="preserve"> SMS </w:t>
      </w:r>
      <w:proofErr w:type="spellStart"/>
      <w:r>
        <w:t>message</w:t>
      </w:r>
      <w:proofErr w:type="spellEnd"/>
      <w:r>
        <w:t xml:space="preserve"> in GSM </w:t>
      </w:r>
      <w:proofErr w:type="spellStart"/>
      <w:r>
        <w:t>networks</w:t>
      </w:r>
      <w:proofErr w:type="spellEnd"/>
      <w:r>
        <w:t xml:space="preserve">. </w:t>
      </w:r>
      <w:proofErr w:type="spellStart"/>
      <w:r>
        <w:t>It</w:t>
      </w:r>
      <w:proofErr w:type="spellEnd"/>
      <w:r>
        <w:t xml:space="preserve"> </w:t>
      </w:r>
      <w:proofErr w:type="spellStart"/>
      <w:r>
        <w:t>also</w:t>
      </w:r>
      <w:proofErr w:type="spellEnd"/>
      <w:r>
        <w:t xml:space="preserve"> </w:t>
      </w:r>
      <w:proofErr w:type="spellStart"/>
      <w:r>
        <w:t>significantly</w:t>
      </w:r>
      <w:proofErr w:type="spellEnd"/>
      <w:r>
        <w:t xml:space="preserve"> </w:t>
      </w:r>
      <w:proofErr w:type="spellStart"/>
      <w:r>
        <w:t>contributes</w:t>
      </w:r>
      <w:proofErr w:type="spellEnd"/>
      <w:r>
        <w:t xml:space="preserve"> to </w:t>
      </w:r>
      <w:proofErr w:type="spellStart"/>
      <w:r>
        <w:t>raising</w:t>
      </w:r>
      <w:proofErr w:type="spellEnd"/>
      <w:r>
        <w:t xml:space="preserve"> </w:t>
      </w:r>
      <w:proofErr w:type="spellStart"/>
      <w:r>
        <w:t>the</w:t>
      </w:r>
      <w:proofErr w:type="spellEnd"/>
      <w:r>
        <w:t xml:space="preserve"> </w:t>
      </w:r>
      <w:proofErr w:type="spellStart"/>
      <w:r>
        <w:t>awareness</w:t>
      </w:r>
      <w:proofErr w:type="spellEnd"/>
      <w:r>
        <w:t xml:space="preserve"> </w:t>
      </w:r>
      <w:proofErr w:type="spellStart"/>
      <w:r>
        <w:t>on</w:t>
      </w:r>
      <w:proofErr w:type="spellEnd"/>
      <w:r>
        <w:t xml:space="preserve"> </w:t>
      </w:r>
      <w:proofErr w:type="spellStart"/>
      <w:r>
        <w:t>the</w:t>
      </w:r>
      <w:proofErr w:type="spellEnd"/>
      <w:r>
        <w:t xml:space="preserve"> </w:t>
      </w:r>
      <w:proofErr w:type="spellStart"/>
      <w:r>
        <w:t>insecurity</w:t>
      </w:r>
      <w:proofErr w:type="spellEnd"/>
      <w:r>
        <w:t xml:space="preserve"> of </w:t>
      </w:r>
      <w:proofErr w:type="spellStart"/>
      <w:r>
        <w:t>GSM’s</w:t>
      </w:r>
      <w:proofErr w:type="spellEnd"/>
      <w:r>
        <w:t xml:space="preserve"> </w:t>
      </w:r>
      <w:proofErr w:type="spellStart"/>
      <w:r>
        <w:t>current</w:t>
      </w:r>
      <w:proofErr w:type="spellEnd"/>
      <w:r>
        <w:t xml:space="preserve"> 64-bit A5/1 </w:t>
      </w:r>
      <w:proofErr w:type="spellStart"/>
      <w:r>
        <w:t>encryption</w:t>
      </w:r>
      <w:proofErr w:type="spellEnd"/>
      <w:r>
        <w:t xml:space="preserve"> </w:t>
      </w:r>
      <w:proofErr w:type="spellStart"/>
      <w:r>
        <w:t>within</w:t>
      </w:r>
      <w:proofErr w:type="spellEnd"/>
      <w:r>
        <w:t xml:space="preserve"> a </w:t>
      </w:r>
      <w:proofErr w:type="spellStart"/>
      <w:r>
        <w:t>broader</w:t>
      </w:r>
      <w:proofErr w:type="spellEnd"/>
      <w:r>
        <w:t xml:space="preserve"> </w:t>
      </w:r>
      <w:proofErr w:type="spellStart"/>
      <w:r>
        <w:t>audience</w:t>
      </w:r>
      <w:proofErr w:type="spellEnd"/>
      <w:r>
        <w:t>.</w:t>
      </w:r>
    </w:p>
    <w:p w:rsidR="00AA044D" w:rsidRDefault="00AA044D" w:rsidP="00632208">
      <w:r>
        <w:rPr>
          <w:noProof/>
          <w:lang w:eastAsia="es-ES"/>
        </w:rPr>
        <w:lastRenderedPageBreak/>
        <w:drawing>
          <wp:inline distT="0" distB="0" distL="0" distR="0" wp14:anchorId="0ABBAC02" wp14:editId="5CC280EC">
            <wp:extent cx="2466975" cy="209692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047" t="51140" r="60842" b="27525"/>
                    <a:stretch/>
                  </pic:blipFill>
                  <pic:spPr bwMode="auto">
                    <a:xfrm>
                      <a:off x="0" y="0"/>
                      <a:ext cx="2472680" cy="2101778"/>
                    </a:xfrm>
                    <a:prstGeom prst="rect">
                      <a:avLst/>
                    </a:prstGeom>
                    <a:ln>
                      <a:noFill/>
                    </a:ln>
                    <a:extLst>
                      <a:ext uri="{53640926-AAD7-44D8-BBD7-CCE9431645EC}">
                        <a14:shadowObscured xmlns:a14="http://schemas.microsoft.com/office/drawing/2010/main"/>
                      </a:ext>
                    </a:extLst>
                  </pic:spPr>
                </pic:pic>
              </a:graphicData>
            </a:graphic>
          </wp:inline>
        </w:drawing>
      </w:r>
    </w:p>
    <w:p w:rsidR="00AA044D" w:rsidRDefault="00AA044D">
      <w:pPr>
        <w:spacing w:line="276" w:lineRule="auto"/>
      </w:pPr>
      <w:r>
        <w:rPr>
          <w:noProof/>
          <w:lang w:eastAsia="es-ES"/>
        </w:rPr>
        <w:drawing>
          <wp:inline distT="0" distB="0" distL="0" distR="0" wp14:anchorId="2CD8C06B" wp14:editId="125A84D1">
            <wp:extent cx="4678326" cy="2514600"/>
            <wp:effectExtent l="0" t="0" r="825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9863" t="62121" r="31915" b="10897"/>
                    <a:stretch/>
                  </pic:blipFill>
                  <pic:spPr bwMode="auto">
                    <a:xfrm>
                      <a:off x="0" y="0"/>
                      <a:ext cx="4685007" cy="2518191"/>
                    </a:xfrm>
                    <a:prstGeom prst="rect">
                      <a:avLst/>
                    </a:prstGeom>
                    <a:ln>
                      <a:noFill/>
                    </a:ln>
                    <a:extLst>
                      <a:ext uri="{53640926-AAD7-44D8-BBD7-CCE9431645EC}">
                        <a14:shadowObscured xmlns:a14="http://schemas.microsoft.com/office/drawing/2010/main"/>
                      </a:ext>
                    </a:extLst>
                  </pic:spPr>
                </pic:pic>
              </a:graphicData>
            </a:graphic>
          </wp:inline>
        </w:drawing>
      </w:r>
    </w:p>
    <w:p w:rsidR="00EC3467" w:rsidRDefault="00457534" w:rsidP="00632208">
      <w:pPr>
        <w:pStyle w:val="Ttulo3"/>
      </w:pPr>
      <w:bookmarkStart w:id="56" w:name="_Toc405622096"/>
      <w:r>
        <w:t>Des encriptar llamadas GSM</w:t>
      </w:r>
      <w:bookmarkEnd w:id="56"/>
    </w:p>
    <w:p w:rsidR="00EC3467" w:rsidRDefault="00EC3467" w:rsidP="00EC3467">
      <w:proofErr w:type="spellStart"/>
      <w:r w:rsidRPr="00632208">
        <w:rPr>
          <w:b/>
        </w:rPr>
        <w:t>Motivation</w:t>
      </w:r>
      <w:proofErr w:type="spellEnd"/>
      <w:r>
        <w:t xml:space="preserve">. GSM </w:t>
      </w:r>
      <w:proofErr w:type="spellStart"/>
      <w:r>
        <w:t>telephony</w:t>
      </w:r>
      <w:proofErr w:type="spellEnd"/>
      <w:r>
        <w:t xml:space="preserve"> </w:t>
      </w:r>
      <w:proofErr w:type="spellStart"/>
      <w:r>
        <w:t>is</w:t>
      </w:r>
      <w:proofErr w:type="spellEnd"/>
      <w:r>
        <w:t xml:space="preserve"> </w:t>
      </w:r>
      <w:proofErr w:type="spellStart"/>
      <w:r>
        <w:t>the</w:t>
      </w:r>
      <w:proofErr w:type="spellEnd"/>
      <w:r>
        <w:t xml:space="preserve"> </w:t>
      </w:r>
      <w:proofErr w:type="spellStart"/>
      <w:r>
        <w:t>world’s</w:t>
      </w:r>
      <w:proofErr w:type="spellEnd"/>
      <w:r>
        <w:t xml:space="preserve"> </w:t>
      </w:r>
      <w:proofErr w:type="spellStart"/>
      <w:r>
        <w:t>most</w:t>
      </w:r>
      <w:proofErr w:type="spellEnd"/>
      <w:r>
        <w:t xml:space="preserve"> popular </w:t>
      </w:r>
      <w:proofErr w:type="spellStart"/>
      <w:r>
        <w:t>communication</w:t>
      </w:r>
      <w:proofErr w:type="spellEnd"/>
      <w:r>
        <w:t xml:space="preserve"> </w:t>
      </w:r>
      <w:proofErr w:type="spellStart"/>
      <w:r>
        <w:t>technology</w:t>
      </w:r>
      <w:proofErr w:type="spellEnd"/>
      <w:r>
        <w:t xml:space="preserve"> </w:t>
      </w:r>
      <w:proofErr w:type="spellStart"/>
      <w:r>
        <w:t>spanning</w:t>
      </w:r>
      <w:proofErr w:type="spellEnd"/>
      <w:r>
        <w:t xml:space="preserve"> </w:t>
      </w:r>
      <w:proofErr w:type="spellStart"/>
      <w:r>
        <w:t>most</w:t>
      </w:r>
      <w:proofErr w:type="spellEnd"/>
      <w:r>
        <w:t xml:space="preserve"> </w:t>
      </w:r>
      <w:proofErr w:type="spellStart"/>
      <w:r>
        <w:t>countries</w:t>
      </w:r>
      <w:proofErr w:type="spellEnd"/>
      <w:r>
        <w:t xml:space="preserve"> and </w:t>
      </w:r>
      <w:proofErr w:type="spellStart"/>
      <w:r>
        <w:t>connecting</w:t>
      </w:r>
      <w:proofErr w:type="spellEnd"/>
      <w:r>
        <w:t xml:space="preserve"> </w:t>
      </w:r>
      <w:proofErr w:type="spellStart"/>
      <w:r>
        <w:t>over</w:t>
      </w:r>
      <w:proofErr w:type="spellEnd"/>
      <w:r>
        <w:t xml:space="preserve"> </w:t>
      </w:r>
      <w:proofErr w:type="spellStart"/>
      <w:r>
        <w:t>four</w:t>
      </w:r>
      <w:proofErr w:type="spellEnd"/>
      <w:r>
        <w:t xml:space="preserve"> </w:t>
      </w:r>
      <w:proofErr w:type="spellStart"/>
      <w:r>
        <w:t>billion</w:t>
      </w:r>
      <w:proofErr w:type="spellEnd"/>
      <w:r>
        <w:t xml:space="preserve"> </w:t>
      </w:r>
      <w:proofErr w:type="spellStart"/>
      <w:r>
        <w:t>devices</w:t>
      </w:r>
      <w:proofErr w:type="spellEnd"/>
      <w:r>
        <w:t xml:space="preserve">. </w:t>
      </w:r>
      <w:proofErr w:type="spellStart"/>
      <w:r>
        <w:t>The</w:t>
      </w:r>
      <w:proofErr w:type="spellEnd"/>
      <w:r>
        <w:t xml:space="preserve"> </w:t>
      </w:r>
      <w:proofErr w:type="spellStart"/>
      <w:r>
        <w:t>security</w:t>
      </w:r>
      <w:proofErr w:type="spellEnd"/>
      <w:r>
        <w:t xml:space="preserve"> </w:t>
      </w:r>
      <w:proofErr w:type="spellStart"/>
      <w:r>
        <w:t>standards</w:t>
      </w:r>
      <w:proofErr w:type="spellEnd"/>
      <w:r>
        <w:t xml:space="preserve"> </w:t>
      </w:r>
      <w:proofErr w:type="spellStart"/>
      <w:r>
        <w:t>for</w:t>
      </w:r>
      <w:proofErr w:type="spellEnd"/>
      <w:r>
        <w:t xml:space="preserve"> </w:t>
      </w:r>
      <w:proofErr w:type="spellStart"/>
      <w:r>
        <w:t>voice</w:t>
      </w:r>
      <w:proofErr w:type="spellEnd"/>
      <w:r>
        <w:t xml:space="preserve"> and </w:t>
      </w:r>
      <w:proofErr w:type="spellStart"/>
      <w:r>
        <w:t>text</w:t>
      </w:r>
      <w:proofErr w:type="spellEnd"/>
      <w:r>
        <w:t xml:space="preserve"> </w:t>
      </w:r>
      <w:proofErr w:type="spellStart"/>
      <w:r>
        <w:t>messaging</w:t>
      </w:r>
      <w:proofErr w:type="spellEnd"/>
      <w:r>
        <w:t xml:space="preserve"> date back to 1990 and </w:t>
      </w:r>
      <w:proofErr w:type="spellStart"/>
      <w:r>
        <w:t>have</w:t>
      </w:r>
      <w:proofErr w:type="spellEnd"/>
      <w:r>
        <w:t xml:space="preserve"> </w:t>
      </w:r>
      <w:proofErr w:type="spellStart"/>
      <w:r>
        <w:t>never</w:t>
      </w:r>
      <w:proofErr w:type="spellEnd"/>
      <w:r>
        <w:t xml:space="preserve"> </w:t>
      </w:r>
      <w:proofErr w:type="spellStart"/>
      <w:r>
        <w:t>been</w:t>
      </w:r>
      <w:proofErr w:type="spellEnd"/>
      <w:r>
        <w:t xml:space="preserve"> </w:t>
      </w:r>
      <w:proofErr w:type="spellStart"/>
      <w:r>
        <w:t>overhauled</w:t>
      </w:r>
      <w:proofErr w:type="spellEnd"/>
      <w:r>
        <w:t xml:space="preserve">. </w:t>
      </w:r>
      <w:proofErr w:type="spellStart"/>
      <w:r>
        <w:t>Our</w:t>
      </w:r>
      <w:proofErr w:type="spellEnd"/>
      <w:r>
        <w:t xml:space="preserve"> GSM Security Project </w:t>
      </w:r>
      <w:proofErr w:type="spellStart"/>
      <w:r>
        <w:t>creates</w:t>
      </w:r>
      <w:proofErr w:type="spellEnd"/>
      <w:r>
        <w:t xml:space="preserve"> </w:t>
      </w:r>
      <w:proofErr w:type="spellStart"/>
      <w:r>
        <w:t>tools</w:t>
      </w:r>
      <w:proofErr w:type="spellEnd"/>
      <w:r>
        <w:t xml:space="preserve"> to test and </w:t>
      </w:r>
      <w:proofErr w:type="spellStart"/>
      <w:r>
        <w:t>document</w:t>
      </w:r>
      <w:proofErr w:type="spellEnd"/>
      <w:r>
        <w:t xml:space="preserve"> </w:t>
      </w:r>
      <w:proofErr w:type="spellStart"/>
      <w:r>
        <w:t>vulnerabilities</w:t>
      </w:r>
      <w:proofErr w:type="spellEnd"/>
      <w:r>
        <w:t xml:space="preserve"> in GSM </w:t>
      </w:r>
      <w:proofErr w:type="spellStart"/>
      <w:r>
        <w:t>networks</w:t>
      </w:r>
      <w:proofErr w:type="spellEnd"/>
      <w:r>
        <w:t xml:space="preserve"> </w:t>
      </w:r>
      <w:proofErr w:type="spellStart"/>
      <w:r>
        <w:t>around</w:t>
      </w:r>
      <w:proofErr w:type="spellEnd"/>
      <w:r>
        <w:t xml:space="preserve"> </w:t>
      </w:r>
      <w:proofErr w:type="spellStart"/>
      <w:r>
        <w:t>the</w:t>
      </w:r>
      <w:proofErr w:type="spellEnd"/>
      <w:r>
        <w:t xml:space="preserve"> </w:t>
      </w:r>
      <w:proofErr w:type="spellStart"/>
      <w:r>
        <w:t>world</w:t>
      </w:r>
      <w:proofErr w:type="spellEnd"/>
      <w:r>
        <w:t xml:space="preserve"> so to </w:t>
      </w:r>
      <w:proofErr w:type="spellStart"/>
      <w:r>
        <w:t>ignite</w:t>
      </w:r>
      <w:proofErr w:type="spellEnd"/>
      <w:r>
        <w:t xml:space="preserve"> </w:t>
      </w:r>
      <w:proofErr w:type="spellStart"/>
      <w:r>
        <w:t>the</w:t>
      </w:r>
      <w:proofErr w:type="spellEnd"/>
      <w:r>
        <w:t xml:space="preserve"> </w:t>
      </w:r>
      <w:proofErr w:type="spellStart"/>
      <w:r>
        <w:t>discussion</w:t>
      </w:r>
      <w:proofErr w:type="spellEnd"/>
      <w:r>
        <w:t xml:space="preserve"> </w:t>
      </w:r>
      <w:proofErr w:type="spellStart"/>
      <w:r>
        <w:t>over</w:t>
      </w:r>
      <w:proofErr w:type="spellEnd"/>
      <w:r>
        <w:t xml:space="preserve"> </w:t>
      </w:r>
      <w:proofErr w:type="spellStart"/>
      <w:r>
        <w:t>whether</w:t>
      </w:r>
      <w:proofErr w:type="spellEnd"/>
      <w:r>
        <w:t xml:space="preserve"> GSM </w:t>
      </w:r>
      <w:proofErr w:type="spellStart"/>
      <w:r>
        <w:t>calls</w:t>
      </w:r>
      <w:proofErr w:type="spellEnd"/>
      <w:r>
        <w:t xml:space="preserve"> can and </w:t>
      </w:r>
      <w:proofErr w:type="spellStart"/>
      <w:r>
        <w:t>should</w:t>
      </w:r>
      <w:proofErr w:type="spellEnd"/>
      <w:r>
        <w:t xml:space="preserve"> be </w:t>
      </w:r>
      <w:proofErr w:type="spellStart"/>
      <w:r>
        <w:t>secured</w:t>
      </w:r>
      <w:proofErr w:type="spellEnd"/>
      <w:r>
        <w:t xml:space="preserve">. </w:t>
      </w:r>
      <w:proofErr w:type="spellStart"/>
      <w:r>
        <w:t>The</w:t>
      </w:r>
      <w:proofErr w:type="spellEnd"/>
      <w:r>
        <w:t xml:space="preserve"> </w:t>
      </w:r>
      <w:proofErr w:type="spellStart"/>
      <w:r>
        <w:t>project</w:t>
      </w:r>
      <w:proofErr w:type="spellEnd"/>
      <w:r>
        <w:t xml:space="preserve"> </w:t>
      </w:r>
      <w:proofErr w:type="spellStart"/>
      <w:r>
        <w:t>is</w:t>
      </w:r>
      <w:proofErr w:type="spellEnd"/>
      <w:r>
        <w:t xml:space="preserve"> </w:t>
      </w:r>
      <w:proofErr w:type="spellStart"/>
      <w:r>
        <w:t>summarized</w:t>
      </w:r>
      <w:proofErr w:type="spellEnd"/>
      <w:r>
        <w:t xml:space="preserve"> in </w:t>
      </w:r>
      <w:proofErr w:type="spellStart"/>
      <w:r>
        <w:t>this</w:t>
      </w:r>
      <w:proofErr w:type="spellEnd"/>
      <w:r>
        <w:t xml:space="preserve"> </w:t>
      </w:r>
      <w:proofErr w:type="spellStart"/>
      <w:r>
        <w:t>BlackHat</w:t>
      </w:r>
      <w:proofErr w:type="spellEnd"/>
      <w:r>
        <w:t xml:space="preserve"> 2010 </w:t>
      </w:r>
      <w:proofErr w:type="spellStart"/>
      <w:r>
        <w:t>presentation</w:t>
      </w:r>
      <w:proofErr w:type="spellEnd"/>
      <w:r>
        <w:t>.</w:t>
      </w:r>
    </w:p>
    <w:p w:rsidR="00EC3467" w:rsidRDefault="00EC3467" w:rsidP="00EC3467">
      <w:proofErr w:type="spellStart"/>
      <w:r w:rsidRPr="00632208">
        <w:rPr>
          <w:b/>
        </w:rPr>
        <w:t>Recording</w:t>
      </w:r>
      <w:proofErr w:type="spellEnd"/>
      <w:r w:rsidRPr="00632208">
        <w:rPr>
          <w:b/>
        </w:rPr>
        <w:t xml:space="preserve"> </w:t>
      </w:r>
      <w:proofErr w:type="spellStart"/>
      <w:r w:rsidRPr="00632208">
        <w:rPr>
          <w:b/>
        </w:rPr>
        <w:t>calls</w:t>
      </w:r>
      <w:proofErr w:type="spellEnd"/>
      <w:r>
        <w:t xml:space="preserve">. GSM data can be </w:t>
      </w:r>
      <w:proofErr w:type="spellStart"/>
      <w:r>
        <w:t>recorded</w:t>
      </w:r>
      <w:proofErr w:type="spellEnd"/>
      <w:r>
        <w:t xml:space="preserve"> off </w:t>
      </w:r>
      <w:proofErr w:type="spellStart"/>
      <w:r>
        <w:t>the</w:t>
      </w:r>
      <w:proofErr w:type="spellEnd"/>
      <w:r>
        <w:t xml:space="preserve"> air </w:t>
      </w:r>
      <w:proofErr w:type="spellStart"/>
      <w:r>
        <w:t>using</w:t>
      </w:r>
      <w:proofErr w:type="spellEnd"/>
      <w:r>
        <w:t xml:space="preserve">, </w:t>
      </w:r>
      <w:proofErr w:type="spellStart"/>
      <w:r>
        <w:t>for</w:t>
      </w:r>
      <w:proofErr w:type="spellEnd"/>
      <w:r>
        <w:t xml:space="preserve"> </w:t>
      </w:r>
      <w:proofErr w:type="spellStart"/>
      <w:r>
        <w:t>example</w:t>
      </w:r>
      <w:proofErr w:type="spellEnd"/>
      <w:r>
        <w:t xml:space="preserve">, a </w:t>
      </w:r>
      <w:proofErr w:type="spellStart"/>
      <w:r>
        <w:t>programmable</w:t>
      </w:r>
      <w:proofErr w:type="spellEnd"/>
      <w:r>
        <w:t xml:space="preserve"> radio </w:t>
      </w:r>
      <w:proofErr w:type="spellStart"/>
      <w:r>
        <w:t>such</w:t>
      </w:r>
      <w:proofErr w:type="spellEnd"/>
      <w:r>
        <w:t xml:space="preserve"> as </w:t>
      </w:r>
      <w:proofErr w:type="spellStart"/>
      <w:r>
        <w:t>the</w:t>
      </w:r>
      <w:proofErr w:type="spellEnd"/>
      <w:r>
        <w:t xml:space="preserve"> USRP. </w:t>
      </w:r>
      <w:proofErr w:type="spellStart"/>
      <w:r>
        <w:t>GnuRadio</w:t>
      </w:r>
      <w:proofErr w:type="spellEnd"/>
      <w:r>
        <w:t xml:space="preserve"> </w:t>
      </w:r>
      <w:proofErr w:type="spellStart"/>
      <w:r>
        <w:t>provides</w:t>
      </w:r>
      <w:proofErr w:type="spellEnd"/>
      <w:r>
        <w:t xml:space="preserve"> </w:t>
      </w:r>
      <w:proofErr w:type="spellStart"/>
      <w:r>
        <w:t>the</w:t>
      </w:r>
      <w:proofErr w:type="spellEnd"/>
      <w:r>
        <w:t xml:space="preserve"> </w:t>
      </w:r>
      <w:proofErr w:type="spellStart"/>
      <w:r>
        <w:t>tools</w:t>
      </w:r>
      <w:proofErr w:type="spellEnd"/>
      <w:r>
        <w:t xml:space="preserve"> to record </w:t>
      </w:r>
      <w:proofErr w:type="spellStart"/>
      <w:r>
        <w:t>channels</w:t>
      </w:r>
      <w:proofErr w:type="spellEnd"/>
      <w:r>
        <w:t xml:space="preserve"> </w:t>
      </w:r>
      <w:proofErr w:type="spellStart"/>
      <w:r>
        <w:t>while</w:t>
      </w:r>
      <w:proofErr w:type="spellEnd"/>
      <w:r>
        <w:t xml:space="preserve"> </w:t>
      </w:r>
      <w:proofErr w:type="spellStart"/>
      <w:r>
        <w:t>Airprobe’s</w:t>
      </w:r>
      <w:proofErr w:type="spellEnd"/>
      <w:r>
        <w:t xml:space="preserve"> </w:t>
      </w:r>
      <w:proofErr w:type="spellStart"/>
      <w:r>
        <w:t>gsm</w:t>
      </w:r>
      <w:proofErr w:type="spellEnd"/>
      <w:r>
        <w:t xml:space="preserve">-receiver </w:t>
      </w:r>
      <w:proofErr w:type="spellStart"/>
      <w:r>
        <w:t>decodes</w:t>
      </w:r>
      <w:proofErr w:type="spellEnd"/>
      <w:r>
        <w:t xml:space="preserve"> </w:t>
      </w:r>
      <w:proofErr w:type="spellStart"/>
      <w:r>
        <w:t>the</w:t>
      </w:r>
      <w:proofErr w:type="spellEnd"/>
      <w:r>
        <w:t xml:space="preserve"> control </w:t>
      </w:r>
      <w:proofErr w:type="spellStart"/>
      <w:r>
        <w:t>traffic</w:t>
      </w:r>
      <w:proofErr w:type="spellEnd"/>
      <w:r>
        <w:t xml:space="preserve"> and in </w:t>
      </w:r>
      <w:proofErr w:type="spellStart"/>
      <w:r>
        <w:t>scenarios</w:t>
      </w:r>
      <w:proofErr w:type="spellEnd"/>
      <w:r>
        <w:t xml:space="preserve"> </w:t>
      </w:r>
      <w:proofErr w:type="spellStart"/>
      <w:r>
        <w:t>where</w:t>
      </w:r>
      <w:proofErr w:type="spellEnd"/>
      <w:r>
        <w:t xml:space="preserve"> no </w:t>
      </w:r>
      <w:proofErr w:type="spellStart"/>
      <w:r>
        <w:t>encryption</w:t>
      </w:r>
      <w:proofErr w:type="spellEnd"/>
      <w:r>
        <w:t xml:space="preserve"> </w:t>
      </w:r>
      <w:proofErr w:type="spellStart"/>
      <w:r>
        <w:t>is</w:t>
      </w:r>
      <w:proofErr w:type="spellEnd"/>
      <w:r>
        <w:t xml:space="preserve"> </w:t>
      </w:r>
      <w:proofErr w:type="spellStart"/>
      <w:r>
        <w:t>used</w:t>
      </w:r>
      <w:proofErr w:type="spellEnd"/>
      <w:r>
        <w:t xml:space="preserve"> </w:t>
      </w:r>
      <w:proofErr w:type="spellStart"/>
      <w:r>
        <w:t>or</w:t>
      </w:r>
      <w:proofErr w:type="spellEnd"/>
      <w:r>
        <w:t xml:space="preserve"> </w:t>
      </w:r>
      <w:proofErr w:type="spellStart"/>
      <w:r>
        <w:t>where</w:t>
      </w:r>
      <w:proofErr w:type="spellEnd"/>
      <w:r>
        <w:t xml:space="preserve"> </w:t>
      </w:r>
      <w:proofErr w:type="spellStart"/>
      <w:r>
        <w:t>the</w:t>
      </w:r>
      <w:proofErr w:type="spellEnd"/>
      <w:r>
        <w:t xml:space="preserve"> </w:t>
      </w:r>
      <w:proofErr w:type="spellStart"/>
      <w:r>
        <w:t>encryption</w:t>
      </w:r>
      <w:proofErr w:type="spellEnd"/>
      <w:r>
        <w:t xml:space="preserve"> </w:t>
      </w:r>
      <w:proofErr w:type="spellStart"/>
      <w:r>
        <w:t>key</w:t>
      </w:r>
      <w:proofErr w:type="spellEnd"/>
      <w:r>
        <w:t xml:space="preserve"> </w:t>
      </w:r>
      <w:proofErr w:type="spellStart"/>
      <w:r>
        <w:t>is</w:t>
      </w:r>
      <w:proofErr w:type="spellEnd"/>
      <w:r>
        <w:t xml:space="preserve"> </w:t>
      </w:r>
      <w:proofErr w:type="spellStart"/>
      <w:r>
        <w:t>known</w:t>
      </w:r>
      <w:proofErr w:type="spellEnd"/>
      <w:r>
        <w:t xml:space="preserve"> </w:t>
      </w:r>
      <w:proofErr w:type="spellStart"/>
      <w:r>
        <w:t>also</w:t>
      </w:r>
      <w:proofErr w:type="spellEnd"/>
      <w:r>
        <w:t xml:space="preserve"> </w:t>
      </w:r>
      <w:proofErr w:type="spellStart"/>
      <w:r>
        <w:t>decodes</w:t>
      </w:r>
      <w:proofErr w:type="spellEnd"/>
      <w:r>
        <w:t xml:space="preserve"> </w:t>
      </w:r>
      <w:proofErr w:type="spellStart"/>
      <w:r>
        <w:t>voice</w:t>
      </w:r>
      <w:proofErr w:type="spellEnd"/>
      <w:r>
        <w:t xml:space="preserve"> </w:t>
      </w:r>
      <w:proofErr w:type="spellStart"/>
      <w:r>
        <w:t>traffic</w:t>
      </w:r>
      <w:proofErr w:type="spellEnd"/>
      <w:r>
        <w:t>.</w:t>
      </w:r>
    </w:p>
    <w:p w:rsidR="00EC3467" w:rsidRDefault="00EC3467" w:rsidP="00EC3467">
      <w:r w:rsidRPr="00632208">
        <w:rPr>
          <w:b/>
        </w:rPr>
        <w:lastRenderedPageBreak/>
        <w:t>Cracking A5/1</w:t>
      </w:r>
      <w:r>
        <w:t xml:space="preserve">. </w:t>
      </w:r>
      <w:proofErr w:type="spellStart"/>
      <w:r>
        <w:t>When</w:t>
      </w:r>
      <w:proofErr w:type="spellEnd"/>
      <w:r>
        <w:t xml:space="preserve"> GSM uses A5/1 </w:t>
      </w:r>
      <w:proofErr w:type="spellStart"/>
      <w:r>
        <w:t>encryption</w:t>
      </w:r>
      <w:proofErr w:type="spellEnd"/>
      <w:r>
        <w:t xml:space="preserve">, </w:t>
      </w:r>
      <w:proofErr w:type="spellStart"/>
      <w:r>
        <w:t>the</w:t>
      </w:r>
      <w:proofErr w:type="spellEnd"/>
      <w:r>
        <w:t xml:space="preserve"> </w:t>
      </w:r>
      <w:proofErr w:type="spellStart"/>
      <w:r>
        <w:t>secret</w:t>
      </w:r>
      <w:proofErr w:type="spellEnd"/>
      <w:r>
        <w:t xml:space="preserve"> </w:t>
      </w:r>
      <w:proofErr w:type="spellStart"/>
      <w:r>
        <w:t>key</w:t>
      </w:r>
      <w:proofErr w:type="spellEnd"/>
      <w:r>
        <w:t xml:space="preserve"> can be </w:t>
      </w:r>
      <w:proofErr w:type="spellStart"/>
      <w:r>
        <w:t>extracted</w:t>
      </w:r>
      <w:proofErr w:type="spellEnd"/>
      <w:r>
        <w:t xml:space="preserve"> </w:t>
      </w:r>
      <w:proofErr w:type="spellStart"/>
      <w:r>
        <w:t>from</w:t>
      </w:r>
      <w:proofErr w:type="spellEnd"/>
      <w:r>
        <w:t xml:space="preserve"> </w:t>
      </w:r>
      <w:proofErr w:type="spellStart"/>
      <w:r>
        <w:t>recorded</w:t>
      </w:r>
      <w:proofErr w:type="spellEnd"/>
      <w:r>
        <w:t xml:space="preserve"> </w:t>
      </w:r>
      <w:proofErr w:type="spellStart"/>
      <w:r>
        <w:t>traffic</w:t>
      </w:r>
      <w:proofErr w:type="spellEnd"/>
      <w:r>
        <w:t xml:space="preserve">. </w:t>
      </w:r>
      <w:proofErr w:type="spellStart"/>
      <w:r>
        <w:t>Given</w:t>
      </w:r>
      <w:proofErr w:type="spellEnd"/>
      <w:r>
        <w:t xml:space="preserve"> </w:t>
      </w:r>
      <w:proofErr w:type="spellStart"/>
      <w:r>
        <w:t>two</w:t>
      </w:r>
      <w:proofErr w:type="spellEnd"/>
      <w:r>
        <w:t xml:space="preserve"> </w:t>
      </w:r>
      <w:proofErr w:type="spellStart"/>
      <w:r>
        <w:t>encrypted</w:t>
      </w:r>
      <w:proofErr w:type="spellEnd"/>
      <w:r>
        <w:t xml:space="preserve"> </w:t>
      </w:r>
      <w:proofErr w:type="spellStart"/>
      <w:r>
        <w:t>known</w:t>
      </w:r>
      <w:proofErr w:type="spellEnd"/>
      <w:r>
        <w:t xml:space="preserve"> </w:t>
      </w:r>
      <w:proofErr w:type="spellStart"/>
      <w:r>
        <w:t>plaintext</w:t>
      </w:r>
      <w:proofErr w:type="spellEnd"/>
      <w:r>
        <w:t xml:space="preserve"> </w:t>
      </w:r>
      <w:proofErr w:type="spellStart"/>
      <w:r>
        <w:t>messages</w:t>
      </w:r>
      <w:proofErr w:type="spellEnd"/>
      <w:r>
        <w:t xml:space="preserve">, </w:t>
      </w:r>
      <w:proofErr w:type="spellStart"/>
      <w:r>
        <w:t>the</w:t>
      </w:r>
      <w:proofErr w:type="spellEnd"/>
      <w:r>
        <w:t xml:space="preserve"> </w:t>
      </w:r>
      <w:proofErr w:type="spellStart"/>
      <w:r>
        <w:t>Kraken</w:t>
      </w:r>
      <w:proofErr w:type="spellEnd"/>
      <w:r>
        <w:t xml:space="preserve"> </w:t>
      </w:r>
      <w:proofErr w:type="spellStart"/>
      <w:r>
        <w:t>utility</w:t>
      </w:r>
      <w:proofErr w:type="spellEnd"/>
      <w:r>
        <w:t xml:space="preserve"> </w:t>
      </w:r>
      <w:proofErr w:type="spellStart"/>
      <w:r>
        <w:t>that</w:t>
      </w:r>
      <w:proofErr w:type="spellEnd"/>
      <w:r>
        <w:t xml:space="preserve"> </w:t>
      </w:r>
      <w:proofErr w:type="spellStart"/>
      <w:r>
        <w:t>runs</w:t>
      </w:r>
      <w:proofErr w:type="spellEnd"/>
      <w:r>
        <w:t xml:space="preserve"> </w:t>
      </w:r>
      <w:proofErr w:type="spellStart"/>
      <w:r>
        <w:t>on</w:t>
      </w:r>
      <w:proofErr w:type="spellEnd"/>
      <w:r>
        <w:t xml:space="preserve"> a PC </w:t>
      </w:r>
      <w:proofErr w:type="spellStart"/>
      <w:r>
        <w:t>finds</w:t>
      </w:r>
      <w:proofErr w:type="spellEnd"/>
      <w:r>
        <w:t xml:space="preserve"> </w:t>
      </w:r>
      <w:proofErr w:type="spellStart"/>
      <w:r>
        <w:t>the</w:t>
      </w:r>
      <w:proofErr w:type="spellEnd"/>
      <w:r>
        <w:t xml:space="preserve"> </w:t>
      </w:r>
      <w:proofErr w:type="spellStart"/>
      <w:r>
        <w:t>secret</w:t>
      </w:r>
      <w:proofErr w:type="spellEnd"/>
      <w:r>
        <w:t xml:space="preserve"> </w:t>
      </w:r>
      <w:proofErr w:type="spellStart"/>
      <w:r>
        <w:t>key</w:t>
      </w:r>
      <w:proofErr w:type="spellEnd"/>
      <w:r>
        <w:t xml:space="preserve"> </w:t>
      </w:r>
      <w:proofErr w:type="spellStart"/>
      <w:r>
        <w:t>with</w:t>
      </w:r>
      <w:proofErr w:type="spellEnd"/>
      <w:r>
        <w:t xml:space="preserve"> </w:t>
      </w:r>
      <w:proofErr w:type="spellStart"/>
      <w:r>
        <w:t>around</w:t>
      </w:r>
      <w:proofErr w:type="spellEnd"/>
      <w:r>
        <w:t xml:space="preserve"> 90% </w:t>
      </w:r>
      <w:proofErr w:type="spellStart"/>
      <w:r>
        <w:t>probability</w:t>
      </w:r>
      <w:proofErr w:type="spellEnd"/>
      <w:r>
        <w:t xml:space="preserve"> </w:t>
      </w:r>
      <w:proofErr w:type="spellStart"/>
      <w:r>
        <w:t>within</w:t>
      </w:r>
      <w:proofErr w:type="spellEnd"/>
      <w:r>
        <w:t xml:space="preserve"> </w:t>
      </w:r>
      <w:proofErr w:type="spellStart"/>
      <w:r>
        <w:t>seconds</w:t>
      </w:r>
      <w:proofErr w:type="spellEnd"/>
      <w:r>
        <w:t xml:space="preserve"> in a set of </w:t>
      </w:r>
      <w:proofErr w:type="spellStart"/>
      <w:r>
        <w:t>rainbow</w:t>
      </w:r>
      <w:proofErr w:type="spellEnd"/>
      <w:r>
        <w:t xml:space="preserve"> </w:t>
      </w:r>
      <w:proofErr w:type="spellStart"/>
      <w:r>
        <w:t>tables</w:t>
      </w:r>
      <w:proofErr w:type="spellEnd"/>
      <w:r>
        <w:t xml:space="preserve">. </w:t>
      </w:r>
      <w:proofErr w:type="spellStart"/>
      <w:r>
        <w:t>Our</w:t>
      </w:r>
      <w:proofErr w:type="spellEnd"/>
      <w:r>
        <w:t xml:space="preserve"> </w:t>
      </w:r>
      <w:proofErr w:type="spellStart"/>
      <w:r>
        <w:t>current</w:t>
      </w:r>
      <w:proofErr w:type="spellEnd"/>
      <w:r>
        <w:t xml:space="preserve"> </w:t>
      </w:r>
      <w:proofErr w:type="spellStart"/>
      <w:r>
        <w:t>table</w:t>
      </w:r>
      <w:proofErr w:type="spellEnd"/>
      <w:r>
        <w:t xml:space="preserve"> set </w:t>
      </w:r>
      <w:proofErr w:type="spellStart"/>
      <w:r>
        <w:t>took</w:t>
      </w:r>
      <w:proofErr w:type="spellEnd"/>
      <w:r>
        <w:t xml:space="preserve"> 2 </w:t>
      </w:r>
      <w:proofErr w:type="spellStart"/>
      <w:r>
        <w:t>months</w:t>
      </w:r>
      <w:proofErr w:type="spellEnd"/>
      <w:r>
        <w:t xml:space="preserve"> to compute and </w:t>
      </w:r>
      <w:proofErr w:type="spellStart"/>
      <w:r>
        <w:t>contains</w:t>
      </w:r>
      <w:proofErr w:type="spellEnd"/>
      <w:r>
        <w:t xml:space="preserve"> 40 </w:t>
      </w:r>
      <w:proofErr w:type="spellStart"/>
      <w:r>
        <w:t>tables</w:t>
      </w:r>
      <w:proofErr w:type="spellEnd"/>
      <w:r>
        <w:t xml:space="preserve"> </w:t>
      </w:r>
      <w:proofErr w:type="spellStart"/>
      <w:r>
        <w:t>for</w:t>
      </w:r>
      <w:proofErr w:type="spellEnd"/>
      <w:r>
        <w:t xml:space="preserve"> a total of 2TB. </w:t>
      </w:r>
      <w:proofErr w:type="spellStart"/>
      <w:r>
        <w:t>Further</w:t>
      </w:r>
      <w:proofErr w:type="spellEnd"/>
      <w:r>
        <w:t xml:space="preserve"> </w:t>
      </w:r>
      <w:proofErr w:type="spellStart"/>
      <w:r>
        <w:t>details</w:t>
      </w:r>
      <w:proofErr w:type="spellEnd"/>
      <w:r>
        <w:t xml:space="preserve"> </w:t>
      </w:r>
      <w:proofErr w:type="spellStart"/>
      <w:r>
        <w:t>on</w:t>
      </w:r>
      <w:proofErr w:type="spellEnd"/>
      <w:r>
        <w:t xml:space="preserve"> cracking A5/1 </w:t>
      </w:r>
      <w:proofErr w:type="spellStart"/>
      <w:r>
        <w:t>using</w:t>
      </w:r>
      <w:proofErr w:type="spellEnd"/>
      <w:r>
        <w:t xml:space="preserve"> </w:t>
      </w:r>
      <w:proofErr w:type="spellStart"/>
      <w:r>
        <w:t>rainbow</w:t>
      </w:r>
      <w:proofErr w:type="spellEnd"/>
      <w:r>
        <w:t xml:space="preserve"> </w:t>
      </w:r>
      <w:proofErr w:type="spellStart"/>
      <w:r>
        <w:t>tables</w:t>
      </w:r>
      <w:proofErr w:type="spellEnd"/>
      <w:r>
        <w:t xml:space="preserve"> are </w:t>
      </w:r>
      <w:proofErr w:type="spellStart"/>
      <w:r>
        <w:t>provided</w:t>
      </w:r>
      <w:proofErr w:type="spellEnd"/>
      <w:r>
        <w:t xml:space="preserve"> in </w:t>
      </w:r>
      <w:proofErr w:type="spellStart"/>
      <w:r>
        <w:t>this</w:t>
      </w:r>
      <w:proofErr w:type="spellEnd"/>
      <w:r>
        <w:t xml:space="preserve"> </w:t>
      </w:r>
      <w:proofErr w:type="spellStart"/>
      <w:r>
        <w:t>white</w:t>
      </w:r>
      <w:proofErr w:type="spellEnd"/>
      <w:r>
        <w:t xml:space="preserve"> </w:t>
      </w:r>
      <w:proofErr w:type="spellStart"/>
      <w:r>
        <w:t>paper</w:t>
      </w:r>
      <w:proofErr w:type="spellEnd"/>
      <w:r>
        <w:t xml:space="preserve">: </w:t>
      </w:r>
      <w:proofErr w:type="spellStart"/>
      <w:r>
        <w:t>Attacking</w:t>
      </w:r>
      <w:proofErr w:type="spellEnd"/>
      <w:r>
        <w:t xml:space="preserve"> </w:t>
      </w:r>
      <w:proofErr w:type="spellStart"/>
      <w:r>
        <w:t>Phone</w:t>
      </w:r>
      <w:proofErr w:type="spellEnd"/>
      <w:r>
        <w:t xml:space="preserve"> </w:t>
      </w:r>
      <w:proofErr w:type="spellStart"/>
      <w:r>
        <w:t>Privacy</w:t>
      </w:r>
      <w:proofErr w:type="spellEnd"/>
      <w:r>
        <w:t>.</w:t>
      </w:r>
    </w:p>
    <w:p w:rsidR="00EC3467" w:rsidRDefault="00EC3467" w:rsidP="00EC3467">
      <w:proofErr w:type="spellStart"/>
      <w:r w:rsidRPr="00632208">
        <w:rPr>
          <w:b/>
        </w:rPr>
        <w:t>Defenses</w:t>
      </w:r>
      <w:proofErr w:type="spellEnd"/>
      <w:r>
        <w:t xml:space="preserve">. Short </w:t>
      </w:r>
      <w:proofErr w:type="spellStart"/>
      <w:r>
        <w:t>term</w:t>
      </w:r>
      <w:proofErr w:type="spellEnd"/>
      <w:r>
        <w:t xml:space="preserve"> </w:t>
      </w:r>
      <w:proofErr w:type="spellStart"/>
      <w:r>
        <w:t>protocol</w:t>
      </w:r>
      <w:proofErr w:type="spellEnd"/>
      <w:r>
        <w:t xml:space="preserve"> </w:t>
      </w:r>
      <w:proofErr w:type="spellStart"/>
      <w:r>
        <w:t>patches</w:t>
      </w:r>
      <w:proofErr w:type="spellEnd"/>
      <w:r>
        <w:t xml:space="preserve"> </w:t>
      </w:r>
      <w:proofErr w:type="spellStart"/>
      <w:r>
        <w:t>already</w:t>
      </w:r>
      <w:proofErr w:type="spellEnd"/>
      <w:r>
        <w:t xml:space="preserve"> </w:t>
      </w:r>
      <w:proofErr w:type="spellStart"/>
      <w:r>
        <w:t>exists</w:t>
      </w:r>
      <w:proofErr w:type="spellEnd"/>
      <w:r>
        <w:t xml:space="preserve"> </w:t>
      </w:r>
      <w:proofErr w:type="spellStart"/>
      <w:r>
        <w:t>that</w:t>
      </w:r>
      <w:proofErr w:type="spellEnd"/>
      <w:r>
        <w:t xml:space="preserve"> </w:t>
      </w:r>
      <w:proofErr w:type="spellStart"/>
      <w:r>
        <w:t>make</w:t>
      </w:r>
      <w:proofErr w:type="spellEnd"/>
      <w:r>
        <w:t xml:space="preserve"> cracking </w:t>
      </w:r>
      <w:proofErr w:type="spellStart"/>
      <w:r>
        <w:t>much</w:t>
      </w:r>
      <w:proofErr w:type="spellEnd"/>
      <w:r>
        <w:t xml:space="preserve"> </w:t>
      </w:r>
      <w:proofErr w:type="spellStart"/>
      <w:r>
        <w:t>harder</w:t>
      </w:r>
      <w:proofErr w:type="spellEnd"/>
      <w:r>
        <w:t xml:space="preserve"> </w:t>
      </w:r>
      <w:proofErr w:type="spellStart"/>
      <w:r>
        <w:t>by</w:t>
      </w:r>
      <w:proofErr w:type="spellEnd"/>
      <w:r>
        <w:t xml:space="preserve"> </w:t>
      </w:r>
      <w:proofErr w:type="spellStart"/>
      <w:r>
        <w:t>not</w:t>
      </w:r>
      <w:proofErr w:type="spellEnd"/>
      <w:r>
        <w:t xml:space="preserve"> </w:t>
      </w:r>
      <w:proofErr w:type="spellStart"/>
      <w:r>
        <w:t>disclosing</w:t>
      </w:r>
      <w:proofErr w:type="spellEnd"/>
      <w:r>
        <w:t xml:space="preserve"> </w:t>
      </w:r>
      <w:proofErr w:type="spellStart"/>
      <w:r>
        <w:t>known</w:t>
      </w:r>
      <w:proofErr w:type="spellEnd"/>
      <w:r>
        <w:t xml:space="preserve"> </w:t>
      </w:r>
      <w:proofErr w:type="spellStart"/>
      <w:r>
        <w:t>plaintext</w:t>
      </w:r>
      <w:proofErr w:type="spellEnd"/>
      <w:r>
        <w:t xml:space="preserve"> </w:t>
      </w:r>
      <w:proofErr w:type="spellStart"/>
      <w:r>
        <w:t>unnecessarily</w:t>
      </w:r>
      <w:proofErr w:type="spellEnd"/>
      <w:r>
        <w:t xml:space="preserve"> (3GPP TS44.006, </w:t>
      </w:r>
      <w:proofErr w:type="spellStart"/>
      <w:r>
        <w:t>Section</w:t>
      </w:r>
      <w:proofErr w:type="spellEnd"/>
      <w:r>
        <w:t xml:space="preserve"> 5.2). </w:t>
      </w:r>
      <w:proofErr w:type="spellStart"/>
      <w:r>
        <w:t>These</w:t>
      </w:r>
      <w:proofErr w:type="spellEnd"/>
      <w:r>
        <w:t xml:space="preserve"> </w:t>
      </w:r>
      <w:proofErr w:type="spellStart"/>
      <w:r>
        <w:t>patched</w:t>
      </w:r>
      <w:proofErr w:type="spellEnd"/>
      <w:r>
        <w:t xml:space="preserve"> </w:t>
      </w:r>
      <w:proofErr w:type="spellStart"/>
      <w:r>
        <w:t>should</w:t>
      </w:r>
      <w:proofErr w:type="spellEnd"/>
      <w:r>
        <w:t xml:space="preserve"> be </w:t>
      </w:r>
      <w:proofErr w:type="spellStart"/>
      <w:r>
        <w:t>deployed</w:t>
      </w:r>
      <w:proofErr w:type="spellEnd"/>
      <w:r>
        <w:t xml:space="preserve"> </w:t>
      </w:r>
      <w:proofErr w:type="spellStart"/>
      <w:r>
        <w:t>with</w:t>
      </w:r>
      <w:proofErr w:type="spellEnd"/>
      <w:r>
        <w:t xml:space="preserve"> </w:t>
      </w:r>
      <w:proofErr w:type="spellStart"/>
      <w:r>
        <w:t>high</w:t>
      </w:r>
      <w:proofErr w:type="spellEnd"/>
      <w:r>
        <w:t xml:space="preserve"> </w:t>
      </w:r>
      <w:proofErr w:type="spellStart"/>
      <w:r>
        <w:t>priority</w:t>
      </w:r>
      <w:proofErr w:type="spellEnd"/>
      <w:r>
        <w:t xml:space="preserve">. In </w:t>
      </w:r>
      <w:proofErr w:type="spellStart"/>
      <w:r>
        <w:t>the</w:t>
      </w:r>
      <w:proofErr w:type="spellEnd"/>
      <w:r>
        <w:t xml:space="preserve"> </w:t>
      </w:r>
      <w:proofErr w:type="spellStart"/>
      <w:r>
        <w:t>long</w:t>
      </w:r>
      <w:proofErr w:type="spellEnd"/>
      <w:r>
        <w:t xml:space="preserve"> </w:t>
      </w:r>
      <w:proofErr w:type="spellStart"/>
      <w:r>
        <w:t>term</w:t>
      </w:r>
      <w:proofErr w:type="spellEnd"/>
      <w:r>
        <w:t xml:space="preserve">, GSM (2G) </w:t>
      </w:r>
      <w:proofErr w:type="spellStart"/>
      <w:r>
        <w:t>will</w:t>
      </w:r>
      <w:proofErr w:type="spellEnd"/>
      <w:r>
        <w:t xml:space="preserve"> </w:t>
      </w:r>
      <w:proofErr w:type="spellStart"/>
      <w:r>
        <w:t>not</w:t>
      </w:r>
      <w:proofErr w:type="spellEnd"/>
      <w:r>
        <w:t xml:space="preserve"> </w:t>
      </w:r>
      <w:proofErr w:type="spellStart"/>
      <w:r>
        <w:t>provide</w:t>
      </w:r>
      <w:proofErr w:type="spellEnd"/>
      <w:r>
        <w:t xml:space="preserve"> </w:t>
      </w:r>
      <w:proofErr w:type="spellStart"/>
      <w:r>
        <w:t>sufficient</w:t>
      </w:r>
      <w:proofErr w:type="spellEnd"/>
      <w:r>
        <w:t xml:space="preserve"> </w:t>
      </w:r>
      <w:proofErr w:type="spellStart"/>
      <w:r>
        <w:t>security</w:t>
      </w:r>
      <w:proofErr w:type="spellEnd"/>
      <w:r>
        <w:t xml:space="preserve"> and </w:t>
      </w:r>
      <w:proofErr w:type="spellStart"/>
      <w:r>
        <w:t>stronger</w:t>
      </w:r>
      <w:proofErr w:type="spellEnd"/>
      <w:r>
        <w:t xml:space="preserve"> </w:t>
      </w:r>
      <w:proofErr w:type="spellStart"/>
      <w:r>
        <w:t>alternatives</w:t>
      </w:r>
      <w:proofErr w:type="spellEnd"/>
      <w:r>
        <w:t xml:space="preserve"> </w:t>
      </w:r>
      <w:proofErr w:type="spellStart"/>
      <w:r>
        <w:t>such</w:t>
      </w:r>
      <w:proofErr w:type="spellEnd"/>
      <w:r>
        <w:t xml:space="preserve"> as UMTS (3G) and LTE (4G) </w:t>
      </w:r>
      <w:proofErr w:type="spellStart"/>
      <w:r>
        <w:t>should</w:t>
      </w:r>
      <w:proofErr w:type="spellEnd"/>
      <w:r>
        <w:t xml:space="preserve"> be </w:t>
      </w:r>
      <w:proofErr w:type="spellStart"/>
      <w:r>
        <w:t>preferred</w:t>
      </w:r>
      <w:proofErr w:type="spellEnd"/>
      <w:r>
        <w:t>.</w:t>
      </w:r>
    </w:p>
    <w:p w:rsidR="00EC3467" w:rsidRDefault="00EC3467" w:rsidP="00EC3467">
      <w:r w:rsidRPr="00632208">
        <w:rPr>
          <w:b/>
        </w:rPr>
        <w:t>Tools</w:t>
      </w:r>
      <w:r>
        <w:t xml:space="preserve">. </w:t>
      </w:r>
      <w:proofErr w:type="spellStart"/>
      <w:r>
        <w:t>The</w:t>
      </w:r>
      <w:proofErr w:type="spellEnd"/>
      <w:r>
        <w:t xml:space="preserve"> </w:t>
      </w:r>
      <w:proofErr w:type="spellStart"/>
      <w:r>
        <w:t>following</w:t>
      </w:r>
      <w:proofErr w:type="spellEnd"/>
      <w:r>
        <w:t xml:space="preserve"> </w:t>
      </w:r>
      <w:proofErr w:type="spellStart"/>
      <w:r>
        <w:t>tools</w:t>
      </w:r>
      <w:proofErr w:type="spellEnd"/>
      <w:r>
        <w:t xml:space="preserve"> are </w:t>
      </w:r>
      <w:proofErr w:type="spellStart"/>
      <w:r>
        <w:t>used</w:t>
      </w:r>
      <w:proofErr w:type="spellEnd"/>
      <w:r>
        <w:t xml:space="preserve"> to </w:t>
      </w:r>
      <w:proofErr w:type="spellStart"/>
      <w:r>
        <w:t>analyze</w:t>
      </w:r>
      <w:proofErr w:type="spellEnd"/>
      <w:r>
        <w:t xml:space="preserve"> </w:t>
      </w:r>
      <w:proofErr w:type="spellStart"/>
      <w:r>
        <w:t>voice</w:t>
      </w:r>
      <w:proofErr w:type="spellEnd"/>
      <w:r>
        <w:t xml:space="preserve"> </w:t>
      </w:r>
      <w:proofErr w:type="spellStart"/>
      <w:r>
        <w:t>calls</w:t>
      </w:r>
      <w:proofErr w:type="spellEnd"/>
    </w:p>
    <w:p w:rsidR="00EC3467" w:rsidRDefault="00EC3467" w:rsidP="00EC3467">
      <w:r>
        <w:rPr>
          <w:noProof/>
          <w:lang w:val="es-ES" w:eastAsia="es-ES"/>
        </w:rPr>
        <w:drawing>
          <wp:inline distT="0" distB="0" distL="0" distR="0" wp14:anchorId="35A60564" wp14:editId="3D29A166">
            <wp:extent cx="4762500" cy="838200"/>
            <wp:effectExtent l="0" t="0" r="0" b="0"/>
            <wp:docPr id="6" name="Imagen 6" descr="https://srlabs.de/blog/wp-content/uploads/2010/07/tools-500x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rlabs.de/blog/wp-content/uploads/2010/07/tools-500x8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838200"/>
                    </a:xfrm>
                    <a:prstGeom prst="rect">
                      <a:avLst/>
                    </a:prstGeom>
                    <a:noFill/>
                    <a:ln>
                      <a:noFill/>
                    </a:ln>
                  </pic:spPr>
                </pic:pic>
              </a:graphicData>
            </a:graphic>
          </wp:inline>
        </w:drawing>
      </w:r>
    </w:p>
    <w:p w:rsidR="00EC3467" w:rsidRDefault="00EC3467" w:rsidP="00632208">
      <w:pPr>
        <w:pStyle w:val="Prrafodelista"/>
        <w:numPr>
          <w:ilvl w:val="0"/>
          <w:numId w:val="1"/>
        </w:numPr>
      </w:pPr>
      <w:proofErr w:type="spellStart"/>
      <w:r>
        <w:t>GnuRadio</w:t>
      </w:r>
      <w:proofErr w:type="spellEnd"/>
      <w:r>
        <w:t xml:space="preserve"> </w:t>
      </w:r>
      <w:proofErr w:type="spellStart"/>
      <w:r>
        <w:t>is</w:t>
      </w:r>
      <w:proofErr w:type="spellEnd"/>
      <w:r>
        <w:t xml:space="preserve"> </w:t>
      </w:r>
      <w:proofErr w:type="spellStart"/>
      <w:r>
        <w:t>included</w:t>
      </w:r>
      <w:proofErr w:type="spellEnd"/>
      <w:r>
        <w:t xml:space="preserve"> in </w:t>
      </w:r>
      <w:proofErr w:type="spellStart"/>
      <w:r>
        <w:t>recent</w:t>
      </w:r>
      <w:proofErr w:type="spellEnd"/>
      <w:r>
        <w:t xml:space="preserve"> Linux </w:t>
      </w:r>
      <w:proofErr w:type="spellStart"/>
      <w:r>
        <w:t>distributions</w:t>
      </w:r>
      <w:proofErr w:type="spellEnd"/>
      <w:r>
        <w:br/>
      </w:r>
      <w:proofErr w:type="spellStart"/>
      <w:r>
        <w:t>Recording</w:t>
      </w:r>
      <w:proofErr w:type="spellEnd"/>
      <w:r>
        <w:t xml:space="preserve"> data </w:t>
      </w:r>
      <w:proofErr w:type="spellStart"/>
      <w:r>
        <w:t>requires</w:t>
      </w:r>
      <w:proofErr w:type="spellEnd"/>
      <w:r>
        <w:t xml:space="preserve"> a </w:t>
      </w:r>
      <w:proofErr w:type="spellStart"/>
      <w:r>
        <w:t>programmable</w:t>
      </w:r>
      <w:proofErr w:type="spellEnd"/>
      <w:r>
        <w:t xml:space="preserve"> radio receiver </w:t>
      </w:r>
      <w:proofErr w:type="spellStart"/>
      <w:r>
        <w:t>such</w:t>
      </w:r>
      <w:proofErr w:type="spellEnd"/>
      <w:r>
        <w:t xml:space="preserve"> as </w:t>
      </w:r>
      <w:proofErr w:type="spellStart"/>
      <w:r>
        <w:t>the</w:t>
      </w:r>
      <w:proofErr w:type="spellEnd"/>
      <w:r>
        <w:t xml:space="preserve"> USRP</w:t>
      </w:r>
    </w:p>
    <w:p w:rsidR="00EC3467" w:rsidRDefault="00EC3467" w:rsidP="00632208">
      <w:pPr>
        <w:pStyle w:val="Prrafodelista"/>
        <w:numPr>
          <w:ilvl w:val="0"/>
          <w:numId w:val="1"/>
        </w:numPr>
      </w:pPr>
      <w:proofErr w:type="spellStart"/>
      <w:r>
        <w:t>Airprobe</w:t>
      </w:r>
      <w:proofErr w:type="spellEnd"/>
      <w:r>
        <w:t xml:space="preserve"> </w:t>
      </w:r>
      <w:proofErr w:type="spellStart"/>
      <w:r>
        <w:t>is</w:t>
      </w:r>
      <w:proofErr w:type="spellEnd"/>
      <w:r>
        <w:t xml:space="preserve"> </w:t>
      </w:r>
      <w:proofErr w:type="spellStart"/>
      <w:r>
        <w:t>available</w:t>
      </w:r>
      <w:proofErr w:type="spellEnd"/>
      <w:r>
        <w:t xml:space="preserve"> </w:t>
      </w:r>
      <w:proofErr w:type="spellStart"/>
      <w:r>
        <w:t>through</w:t>
      </w:r>
      <w:proofErr w:type="spellEnd"/>
      <w:r>
        <w:t xml:space="preserve">: </w:t>
      </w:r>
      <w:r>
        <w:br/>
      </w:r>
      <w:proofErr w:type="spellStart"/>
      <w:r>
        <w:t>git</w:t>
      </w:r>
      <w:proofErr w:type="spellEnd"/>
      <w:r>
        <w:t xml:space="preserve"> clone git://git.gnumonks.org/airprobe.git</w:t>
      </w:r>
      <w:r>
        <w:br/>
      </w:r>
      <w:proofErr w:type="spellStart"/>
      <w:r>
        <w:t>Please</w:t>
      </w:r>
      <w:proofErr w:type="spellEnd"/>
      <w:r>
        <w:t xml:space="preserve"> </w:t>
      </w:r>
      <w:proofErr w:type="spellStart"/>
      <w:r>
        <w:t>follow</w:t>
      </w:r>
      <w:proofErr w:type="spellEnd"/>
      <w:r>
        <w:t xml:space="preserve"> </w:t>
      </w:r>
      <w:proofErr w:type="spellStart"/>
      <w:r>
        <w:t>this</w:t>
      </w:r>
      <w:proofErr w:type="spellEnd"/>
      <w:r>
        <w:t xml:space="preserve"> tutorial to </w:t>
      </w:r>
      <w:proofErr w:type="spellStart"/>
      <w:r>
        <w:t>decode</w:t>
      </w:r>
      <w:proofErr w:type="spellEnd"/>
      <w:r>
        <w:t xml:space="preserve"> GSM </w:t>
      </w:r>
      <w:proofErr w:type="spellStart"/>
      <w:r>
        <w:t>traffic</w:t>
      </w:r>
      <w:proofErr w:type="spellEnd"/>
      <w:r>
        <w:t xml:space="preserve"> </w:t>
      </w:r>
      <w:proofErr w:type="spellStart"/>
      <w:r>
        <w:t>with</w:t>
      </w:r>
      <w:proofErr w:type="spellEnd"/>
      <w:r>
        <w:t xml:space="preserve"> </w:t>
      </w:r>
      <w:proofErr w:type="spellStart"/>
      <w:r>
        <w:t>Airprobe</w:t>
      </w:r>
      <w:proofErr w:type="spellEnd"/>
    </w:p>
    <w:p w:rsidR="00EC3467" w:rsidRDefault="00EC3467" w:rsidP="00632208">
      <w:pPr>
        <w:pStyle w:val="Prrafodelista"/>
        <w:numPr>
          <w:ilvl w:val="0"/>
          <w:numId w:val="1"/>
        </w:numPr>
      </w:pPr>
      <w:proofErr w:type="spellStart"/>
      <w:r>
        <w:t>Kraken</w:t>
      </w:r>
      <w:proofErr w:type="spellEnd"/>
      <w:r>
        <w:t xml:space="preserve"> </w:t>
      </w:r>
      <w:proofErr w:type="spellStart"/>
      <w:r>
        <w:t>is</w:t>
      </w:r>
      <w:proofErr w:type="spellEnd"/>
      <w:r>
        <w:t xml:space="preserve"> </w:t>
      </w:r>
      <w:proofErr w:type="spellStart"/>
      <w:r>
        <w:t>available</w:t>
      </w:r>
      <w:proofErr w:type="spellEnd"/>
      <w:r>
        <w:t xml:space="preserve"> </w:t>
      </w:r>
      <w:proofErr w:type="spellStart"/>
      <w:r>
        <w:t>through</w:t>
      </w:r>
      <w:proofErr w:type="spellEnd"/>
      <w:r>
        <w:t xml:space="preserve">: </w:t>
      </w:r>
      <w:r>
        <w:br/>
      </w:r>
      <w:proofErr w:type="spellStart"/>
      <w:r>
        <w:t>git</w:t>
      </w:r>
      <w:proofErr w:type="spellEnd"/>
      <w:r>
        <w:t xml:space="preserve"> clone git://git.srlabs.de/kraken.git</w:t>
      </w:r>
      <w:r>
        <w:br/>
      </w:r>
      <w:proofErr w:type="spellStart"/>
      <w:r>
        <w:t>Background</w:t>
      </w:r>
      <w:proofErr w:type="spellEnd"/>
      <w:r>
        <w:t xml:space="preserve"> </w:t>
      </w:r>
      <w:proofErr w:type="spellStart"/>
      <w:r>
        <w:t>on</w:t>
      </w:r>
      <w:proofErr w:type="spellEnd"/>
      <w:r>
        <w:t xml:space="preserve"> </w:t>
      </w:r>
      <w:proofErr w:type="spellStart"/>
      <w:r>
        <w:t>Kraken’s</w:t>
      </w:r>
      <w:proofErr w:type="spellEnd"/>
      <w:r>
        <w:t xml:space="preserve"> </w:t>
      </w:r>
      <w:proofErr w:type="spellStart"/>
      <w:r>
        <w:t>rainbow</w:t>
      </w:r>
      <w:proofErr w:type="spellEnd"/>
      <w:r>
        <w:t xml:space="preserve"> </w:t>
      </w:r>
      <w:proofErr w:type="spellStart"/>
      <w:r>
        <w:t>tables</w:t>
      </w:r>
      <w:proofErr w:type="spellEnd"/>
      <w:r>
        <w:t xml:space="preserve"> are </w:t>
      </w:r>
      <w:proofErr w:type="spellStart"/>
      <w:r>
        <w:t>provided</w:t>
      </w:r>
      <w:proofErr w:type="spellEnd"/>
      <w:r>
        <w:t xml:space="preserve"> </w:t>
      </w:r>
      <w:proofErr w:type="spellStart"/>
      <w:r>
        <w:t>on</w:t>
      </w:r>
      <w:proofErr w:type="spellEnd"/>
      <w:r>
        <w:t xml:space="preserve"> </w:t>
      </w:r>
      <w:proofErr w:type="spellStart"/>
      <w:r>
        <w:t>the</w:t>
      </w:r>
      <w:proofErr w:type="spellEnd"/>
      <w:r>
        <w:t xml:space="preserve"> </w:t>
      </w:r>
      <w:proofErr w:type="spellStart"/>
      <w:r>
        <w:t>project</w:t>
      </w:r>
      <w:proofErr w:type="spellEnd"/>
      <w:r>
        <w:t xml:space="preserve"> web page</w:t>
      </w:r>
      <w:r>
        <w:br/>
      </w:r>
      <w:proofErr w:type="spellStart"/>
      <w:r>
        <w:t>Kraken</w:t>
      </w:r>
      <w:proofErr w:type="spellEnd"/>
      <w:r>
        <w:t xml:space="preserve"> uses </w:t>
      </w:r>
      <w:proofErr w:type="spellStart"/>
      <w:r>
        <w:t>rainbow</w:t>
      </w:r>
      <w:proofErr w:type="spellEnd"/>
      <w:r>
        <w:t xml:space="preserve"> </w:t>
      </w:r>
      <w:proofErr w:type="spellStart"/>
      <w:r>
        <w:t>tables</w:t>
      </w:r>
      <w:proofErr w:type="spellEnd"/>
      <w:r>
        <w:t xml:space="preserve"> </w:t>
      </w:r>
      <w:proofErr w:type="spellStart"/>
      <w:r>
        <w:t>that</w:t>
      </w:r>
      <w:proofErr w:type="spellEnd"/>
      <w:r>
        <w:t xml:space="preserve"> are </w:t>
      </w:r>
      <w:proofErr w:type="spellStart"/>
      <w:r>
        <w:t>available</w:t>
      </w:r>
      <w:proofErr w:type="spellEnd"/>
      <w:r>
        <w:t xml:space="preserve"> </w:t>
      </w:r>
      <w:proofErr w:type="spellStart"/>
      <w:r>
        <w:t>through</w:t>
      </w:r>
      <w:proofErr w:type="spellEnd"/>
      <w:r>
        <w:t xml:space="preserve"> </w:t>
      </w:r>
      <w:proofErr w:type="spellStart"/>
      <w:r>
        <w:t>Bittorrent</w:t>
      </w:r>
      <w:proofErr w:type="spellEnd"/>
      <w:r>
        <w:t>.</w:t>
      </w:r>
    </w:p>
    <w:p w:rsidR="00EC3467" w:rsidRPr="00632208" w:rsidRDefault="00EC3467" w:rsidP="00632208">
      <w:proofErr w:type="spellStart"/>
      <w:r>
        <w:lastRenderedPageBreak/>
        <w:t>Please</w:t>
      </w:r>
      <w:proofErr w:type="spellEnd"/>
      <w:r>
        <w:t xml:space="preserve"> use </w:t>
      </w:r>
      <w:proofErr w:type="spellStart"/>
      <w:r>
        <w:t>these</w:t>
      </w:r>
      <w:proofErr w:type="spellEnd"/>
      <w:r>
        <w:t xml:space="preserve"> </w:t>
      </w:r>
      <w:proofErr w:type="spellStart"/>
      <w:r>
        <w:t>tools</w:t>
      </w:r>
      <w:proofErr w:type="spellEnd"/>
      <w:r>
        <w:t xml:space="preserve"> </w:t>
      </w:r>
      <w:proofErr w:type="spellStart"/>
      <w:r>
        <w:t>carefully</w:t>
      </w:r>
      <w:proofErr w:type="spellEnd"/>
      <w:r>
        <w:t xml:space="preserve"> and </w:t>
      </w:r>
      <w:proofErr w:type="spellStart"/>
      <w:r>
        <w:t>never</w:t>
      </w:r>
      <w:proofErr w:type="spellEnd"/>
      <w:r>
        <w:t xml:space="preserve"> </w:t>
      </w:r>
      <w:proofErr w:type="spellStart"/>
      <w:r>
        <w:t>intentionally</w:t>
      </w:r>
      <w:proofErr w:type="spellEnd"/>
      <w:r>
        <w:t xml:space="preserve"> record </w:t>
      </w:r>
      <w:proofErr w:type="spellStart"/>
      <w:r>
        <w:t>other</w:t>
      </w:r>
      <w:proofErr w:type="spellEnd"/>
      <w:r>
        <w:t xml:space="preserve"> </w:t>
      </w:r>
      <w:proofErr w:type="spellStart"/>
      <w:r>
        <w:t>people’s</w:t>
      </w:r>
      <w:proofErr w:type="spellEnd"/>
      <w:r>
        <w:t xml:space="preserve"> </w:t>
      </w:r>
      <w:proofErr w:type="spellStart"/>
      <w:r>
        <w:t>conversations</w:t>
      </w:r>
      <w:proofErr w:type="spellEnd"/>
      <w:r>
        <w:t xml:space="preserve">. </w:t>
      </w:r>
      <w:proofErr w:type="spellStart"/>
      <w:r>
        <w:t>We</w:t>
      </w:r>
      <w:proofErr w:type="spellEnd"/>
      <w:r>
        <w:t xml:space="preserve"> do </w:t>
      </w:r>
      <w:proofErr w:type="spellStart"/>
      <w:r>
        <w:t>encourage</w:t>
      </w:r>
      <w:proofErr w:type="spellEnd"/>
      <w:r>
        <w:t xml:space="preserve"> </w:t>
      </w:r>
      <w:proofErr w:type="spellStart"/>
      <w:r>
        <w:t>you</w:t>
      </w:r>
      <w:proofErr w:type="spellEnd"/>
      <w:r>
        <w:t xml:space="preserve"> to use </w:t>
      </w:r>
      <w:proofErr w:type="spellStart"/>
      <w:r>
        <w:t>them</w:t>
      </w:r>
      <w:proofErr w:type="spellEnd"/>
      <w:r>
        <w:t xml:space="preserve"> to test </w:t>
      </w:r>
      <w:proofErr w:type="spellStart"/>
      <w:r>
        <w:t>the</w:t>
      </w:r>
      <w:proofErr w:type="spellEnd"/>
      <w:r>
        <w:t xml:space="preserve"> </w:t>
      </w:r>
      <w:proofErr w:type="spellStart"/>
      <w:r>
        <w:t>security</w:t>
      </w:r>
      <w:proofErr w:type="spellEnd"/>
      <w:r>
        <w:t xml:space="preserve"> of </w:t>
      </w:r>
      <w:proofErr w:type="spellStart"/>
      <w:r>
        <w:t>your</w:t>
      </w:r>
      <w:proofErr w:type="spellEnd"/>
      <w:r>
        <w:t xml:space="preserve"> </w:t>
      </w:r>
      <w:proofErr w:type="spellStart"/>
      <w:r>
        <w:t>cell</w:t>
      </w:r>
      <w:proofErr w:type="spellEnd"/>
      <w:r>
        <w:t xml:space="preserve"> </w:t>
      </w:r>
      <w:proofErr w:type="spellStart"/>
      <w:r>
        <w:t>phone</w:t>
      </w:r>
      <w:proofErr w:type="spellEnd"/>
      <w:r>
        <w:t xml:space="preserve"> </w:t>
      </w:r>
      <w:proofErr w:type="spellStart"/>
      <w:r>
        <w:t>service</w:t>
      </w:r>
      <w:proofErr w:type="spellEnd"/>
      <w:r>
        <w:t xml:space="preserve"> and </w:t>
      </w:r>
      <w:proofErr w:type="spellStart"/>
      <w:r>
        <w:t>discuss</w:t>
      </w:r>
      <w:proofErr w:type="spellEnd"/>
      <w:r>
        <w:t xml:space="preserve"> </w:t>
      </w:r>
      <w:proofErr w:type="spellStart"/>
      <w:r>
        <w:t>your</w:t>
      </w:r>
      <w:proofErr w:type="spellEnd"/>
      <w:r>
        <w:t xml:space="preserve"> </w:t>
      </w:r>
      <w:proofErr w:type="spellStart"/>
      <w:r>
        <w:t>results</w:t>
      </w:r>
      <w:proofErr w:type="spellEnd"/>
      <w:r>
        <w:t xml:space="preserve"> </w:t>
      </w:r>
      <w:proofErr w:type="spellStart"/>
      <w:r>
        <w:t>on</w:t>
      </w:r>
      <w:proofErr w:type="spellEnd"/>
      <w:r>
        <w:t xml:space="preserve"> </w:t>
      </w:r>
      <w:proofErr w:type="spellStart"/>
      <w:r>
        <w:t>the</w:t>
      </w:r>
      <w:proofErr w:type="spellEnd"/>
      <w:r>
        <w:t xml:space="preserve"> </w:t>
      </w:r>
      <w:proofErr w:type="spellStart"/>
      <w:r>
        <w:t>project</w:t>
      </w:r>
      <w:proofErr w:type="spellEnd"/>
      <w:r>
        <w:t xml:space="preserve"> </w:t>
      </w:r>
      <w:proofErr w:type="spellStart"/>
      <w:r>
        <w:t>mailing</w:t>
      </w:r>
      <w:proofErr w:type="spellEnd"/>
      <w:r>
        <w:t xml:space="preserve"> </w:t>
      </w:r>
      <w:proofErr w:type="spellStart"/>
      <w:r>
        <w:t>list</w:t>
      </w:r>
      <w:proofErr w:type="spellEnd"/>
      <w:r>
        <w:t>.</w:t>
      </w:r>
    </w:p>
    <w:p w:rsidR="00B86297" w:rsidDel="008531EE" w:rsidRDefault="00B86297" w:rsidP="00632208">
      <w:pPr>
        <w:pStyle w:val="Ttulo3"/>
        <w:rPr>
          <w:del w:id="57" w:author="Juan Ignacio Carson" w:date="2014-12-06T09:57:00Z"/>
        </w:rPr>
      </w:pPr>
      <w:bookmarkStart w:id="58" w:name="_Toc405622097"/>
      <w:del w:id="59" w:author="Juan Ignacio Carson" w:date="2014-12-06T09:57:00Z">
        <w:r w:rsidDel="008531EE">
          <w:delText>Hacking en redes GSM con RTL-SDR</w:delText>
        </w:r>
        <w:bookmarkEnd w:id="58"/>
      </w:del>
    </w:p>
    <w:p w:rsidR="00B86297" w:rsidDel="008531EE" w:rsidRDefault="00B86297" w:rsidP="00B86297">
      <w:pPr>
        <w:spacing w:line="276" w:lineRule="auto"/>
        <w:rPr>
          <w:del w:id="60" w:author="Juan Ignacio Carson" w:date="2014-12-06T09:57:00Z"/>
        </w:rPr>
      </w:pPr>
      <w:del w:id="61" w:author="Juan Ignacio Carson" w:date="2014-12-06T09:57:00Z">
        <w:r w:rsidDel="008531EE">
          <w:delText>Este escenario sobre ataques a la red GSM ha ido evolucionando y ya no hace falta modificar teléfonos con chipset Calypso ni un hardware complejo como los USRP (+/- 900 €). La culpa de esto la tiene el chipset de RealTek RTL2832U. Este chipset está presente en varios modelos de sintonizadores TDT con un precio que oscila entre 20 y 30 Euros y que se pueden adquirir e</w:delText>
        </w:r>
        <w:r w:rsidR="003B549A" w:rsidDel="008531EE">
          <w:delText>n Internet.</w:delText>
        </w:r>
      </w:del>
    </w:p>
    <w:p w:rsidR="00B86297" w:rsidDel="008531EE" w:rsidRDefault="00B86297" w:rsidP="00B86297">
      <w:pPr>
        <w:spacing w:line="276" w:lineRule="auto"/>
        <w:rPr>
          <w:del w:id="62" w:author="Juan Ignacio Carson" w:date="2014-12-06T09:57:00Z"/>
        </w:rPr>
      </w:pPr>
      <w:del w:id="63" w:author="Juan Ignacio Carson" w:date="2014-12-06T09:57:00Z">
        <w:r w:rsidDel="008531EE">
          <w:delText>Además, hace unos años, los señores del Software Defined Radio (SDR) se fijaron en ellos porque podían utilizar el sintonizador en un rango más amplio que su utilidad original de sintonizar la TDT  - para ver todos los usos posibles acudir a RTL-SDR, donde se pueden ver usos como la detección de meteoritos, el seguimiento de aviones, comunicaciones TETRA, etcétera, etcétera.</w:delText>
        </w:r>
      </w:del>
    </w:p>
    <w:p w:rsidR="00AF55E7" w:rsidDel="008531EE" w:rsidRDefault="00B86297" w:rsidP="00B86297">
      <w:pPr>
        <w:spacing w:line="276" w:lineRule="auto"/>
        <w:rPr>
          <w:del w:id="64" w:author="Juan Ignacio Carson" w:date="2014-12-06T09:57:00Z"/>
        </w:rPr>
      </w:pPr>
      <w:del w:id="65" w:author="Juan Ignacio Carson" w:date="2014-12-06T09:57:00Z">
        <w:r w:rsidRPr="00B86297" w:rsidDel="008531EE">
          <w:delText xml:space="preserve">Dependiendo de los fabricantes el rango de frecuencias que puede capturar cada dispositivo oscila, pero podemos decir que el rango de frecuencias (Elonics E4000) es de 52 a 2200 MHz y la gran suerte (o no) es que dentro de ese rango, tenemos las bandas utilizadas en la telefonía móvil: </w:delText>
        </w:r>
      </w:del>
    </w:p>
    <w:p w:rsidR="00AF55E7" w:rsidDel="008531EE" w:rsidRDefault="00AF55E7" w:rsidP="00B86297">
      <w:pPr>
        <w:spacing w:line="276" w:lineRule="auto"/>
        <w:rPr>
          <w:del w:id="66" w:author="Juan Ignacio Carson" w:date="2014-12-06T09:57:00Z"/>
        </w:rPr>
      </w:pPr>
      <w:del w:id="67" w:author="Juan Ignacio Carson" w:date="2014-12-06T09:57:00Z">
        <w:r w:rsidDel="008531EE">
          <w:rPr>
            <w:noProof/>
            <w:lang w:val="es-ES" w:eastAsia="es-ES"/>
          </w:rPr>
          <w:drawing>
            <wp:inline distT="0" distB="0" distL="0" distR="0" wp14:anchorId="75D4BA5B" wp14:editId="7CFE2094">
              <wp:extent cx="5400675" cy="742593"/>
              <wp:effectExtent l="0" t="0" r="0" b="635"/>
              <wp:docPr id="7" name="Imagen 7" descr="http://3.bp.blogspot.com/-YdsA2N-Ptik/UtJXUgBuvgI/AAAAAAAASvc/z515xpcvvjU/s1600/Tabla_Frecuencias_Espan%CC%8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3.bp.blogspot.com/-YdsA2N-Ptik/UtJXUgBuvgI/AAAAAAAASvc/z515xpcvvjU/s1600/Tabla_Frecuencias_Espan%CC%83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675" cy="742593"/>
                      </a:xfrm>
                      <a:prstGeom prst="rect">
                        <a:avLst/>
                      </a:prstGeom>
                      <a:noFill/>
                      <a:ln>
                        <a:noFill/>
                      </a:ln>
                    </pic:spPr>
                  </pic:pic>
                </a:graphicData>
              </a:graphic>
            </wp:inline>
          </w:drawing>
        </w:r>
      </w:del>
    </w:p>
    <w:p w:rsidR="00AF55E7" w:rsidDel="008531EE" w:rsidRDefault="00AF55E7" w:rsidP="00B86297">
      <w:pPr>
        <w:spacing w:line="276" w:lineRule="auto"/>
        <w:rPr>
          <w:del w:id="68" w:author="Juan Ignacio Carson" w:date="2014-12-06T09:57:00Z"/>
        </w:rPr>
      </w:pPr>
      <w:del w:id="69" w:author="Juan Ignacio Carson" w:date="2014-12-06T09:57:00Z">
        <w:r w:rsidRPr="00AF55E7" w:rsidDel="008531EE">
          <w:delText>Con todo esto, el proyecto OpenSource OsmoSDR se encargó de escribir el software necesario para manejar estos dispositivos y poder capturar la señalización que viaja por el "aire" a un fichero binario, pudiendo ajustar la frecuencia, el ancho de banda, ganancia, etcétera.</w:delText>
        </w:r>
      </w:del>
    </w:p>
    <w:p w:rsidR="00AF55E7" w:rsidDel="008531EE" w:rsidRDefault="00AF55E7" w:rsidP="00B86297">
      <w:pPr>
        <w:spacing w:line="276" w:lineRule="auto"/>
        <w:rPr>
          <w:del w:id="70" w:author="Juan Ignacio Carson" w:date="2014-12-06T09:57:00Z"/>
        </w:rPr>
      </w:pPr>
      <w:del w:id="71" w:author="Juan Ignacio Carson" w:date="2014-12-06T09:57:00Z">
        <w:r w:rsidDel="008531EE">
          <w:rPr>
            <w:noProof/>
            <w:lang w:val="es-ES" w:eastAsia="es-ES"/>
          </w:rPr>
          <w:drawing>
            <wp:inline distT="0" distB="0" distL="0" distR="0" wp14:anchorId="3C34C0C8" wp14:editId="4ED48B9A">
              <wp:extent cx="5400675" cy="3375422"/>
              <wp:effectExtent l="0" t="0" r="0" b="0"/>
              <wp:docPr id="8" name="Imagen 8" descr="http://4.bp.blogspot.com/-ybPwUiuEhs4/UtJZoVBMZRI/AAAAAAAASvo/sQA36pAW1fQ/s16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4.bp.blogspot.com/-ybPwUiuEhs4/UtJZoVBMZRI/AAAAAAAASvo/sQA36pAW1fQ/s1600/0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675" cy="3375422"/>
                      </a:xfrm>
                      <a:prstGeom prst="rect">
                        <a:avLst/>
                      </a:prstGeom>
                      <a:noFill/>
                      <a:ln>
                        <a:noFill/>
                      </a:ln>
                    </pic:spPr>
                  </pic:pic>
                </a:graphicData>
              </a:graphic>
            </wp:inline>
          </w:drawing>
        </w:r>
      </w:del>
    </w:p>
    <w:p w:rsidR="00AF55E7" w:rsidDel="008531EE" w:rsidRDefault="00AF55E7" w:rsidP="00632208">
      <w:pPr>
        <w:tabs>
          <w:tab w:val="left" w:pos="3660"/>
        </w:tabs>
        <w:spacing w:line="276" w:lineRule="auto"/>
        <w:rPr>
          <w:del w:id="72" w:author="Juan Ignacio Carson" w:date="2014-12-06T09:57:00Z"/>
        </w:rPr>
      </w:pPr>
      <w:del w:id="73" w:author="Juan Ignacio Carson" w:date="2014-12-06T09:57:00Z">
        <w:r w:rsidRPr="00AF55E7" w:rsidDel="008531EE">
          <w:delText>Utilizando el software del GNU Radio Companion se puede adaptar de manera muy sencilla el formato de este fichero binario al formato que utiliza el programa airprobe, encargado de decodificar la señalización capturada con varios tipos de dispositivos (RTL-SDR, USRP, etcétera)</w:delText>
        </w:r>
      </w:del>
    </w:p>
    <w:p w:rsidR="00AF55E7" w:rsidDel="008531EE" w:rsidRDefault="00AF55E7" w:rsidP="00632208">
      <w:pPr>
        <w:tabs>
          <w:tab w:val="left" w:pos="3660"/>
        </w:tabs>
        <w:spacing w:line="276" w:lineRule="auto"/>
        <w:rPr>
          <w:del w:id="74" w:author="Juan Ignacio Carson" w:date="2014-12-06T09:57:00Z"/>
        </w:rPr>
      </w:pPr>
      <w:del w:id="75" w:author="Juan Ignacio Carson" w:date="2014-12-06T09:57:00Z">
        <w:r w:rsidDel="008531EE">
          <w:rPr>
            <w:noProof/>
            <w:lang w:val="es-ES" w:eastAsia="es-ES"/>
          </w:rPr>
          <w:drawing>
            <wp:inline distT="0" distB="0" distL="0" distR="0" wp14:anchorId="4AFC6FB5" wp14:editId="515647A6">
              <wp:extent cx="5400675" cy="3375422"/>
              <wp:effectExtent l="0" t="0" r="0" b="0"/>
              <wp:docPr id="9" name="Imagen 9" descr="http://4.bp.blogspot.com/-Z1JKEjV1viQ/UtJeRJ45FTI/AAAAAAAASwA/JthfBI1O7O0/s16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4.bp.blogspot.com/-Z1JKEjV1viQ/UtJeRJ45FTI/AAAAAAAASwA/JthfBI1O7O0/s1600/0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675" cy="3375422"/>
                      </a:xfrm>
                      <a:prstGeom prst="rect">
                        <a:avLst/>
                      </a:prstGeom>
                      <a:noFill/>
                      <a:ln>
                        <a:noFill/>
                      </a:ln>
                    </pic:spPr>
                  </pic:pic>
                </a:graphicData>
              </a:graphic>
            </wp:inline>
          </w:drawing>
        </w:r>
      </w:del>
    </w:p>
    <w:p w:rsidR="00AF55E7" w:rsidDel="008531EE" w:rsidRDefault="00AF55E7" w:rsidP="00632208">
      <w:pPr>
        <w:tabs>
          <w:tab w:val="left" w:pos="3660"/>
        </w:tabs>
        <w:spacing w:line="276" w:lineRule="auto"/>
        <w:rPr>
          <w:del w:id="76" w:author="Juan Ignacio Carson" w:date="2014-12-06T09:57:00Z"/>
        </w:rPr>
      </w:pPr>
      <w:del w:id="77" w:author="Juan Ignacio Carson" w:date="2014-12-06T09:57:00Z">
        <w:r w:rsidRPr="00AF55E7" w:rsidDel="008531EE">
          <w:delText>Esto ya permitiría a cualquiera capturar el tráfico que está pasando por una determinada frecuencia y verlo en su analizador de tráfico preferido. En este caso podemos ver la señal en Wireshark, pero por supuesto todo irá cifrado con A5/1. El último paso es crackear la información que viaja por el aire cifrada.</w:delText>
        </w:r>
      </w:del>
    </w:p>
    <w:p w:rsidR="00AF55E7" w:rsidDel="008531EE" w:rsidRDefault="00AF55E7" w:rsidP="00632208">
      <w:pPr>
        <w:tabs>
          <w:tab w:val="left" w:pos="3660"/>
        </w:tabs>
        <w:spacing w:line="276" w:lineRule="auto"/>
        <w:rPr>
          <w:del w:id="78" w:author="Juan Ignacio Carson" w:date="2014-12-06T09:57:00Z"/>
        </w:rPr>
      </w:pPr>
      <w:del w:id="79" w:author="Juan Ignacio Carson" w:date="2014-12-06T09:57:00Z">
        <w:r w:rsidDel="008531EE">
          <w:rPr>
            <w:noProof/>
            <w:lang w:val="es-ES" w:eastAsia="es-ES"/>
          </w:rPr>
          <w:drawing>
            <wp:inline distT="0" distB="0" distL="0" distR="0" wp14:anchorId="76077D6C" wp14:editId="18639B70">
              <wp:extent cx="5400675" cy="1566896"/>
              <wp:effectExtent l="0" t="0" r="0" b="0"/>
              <wp:docPr id="10" name="Imagen 10" descr="http://3.bp.blogspot.com/-HuuXAbHwjzk/UtJhDjDVrqI/AAAAAAAASwI/hHN1_ND18GA/s160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3.bp.blogspot.com/-HuuXAbHwjzk/UtJhDjDVrqI/AAAAAAAASwI/hHN1_ND18GA/s1600/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1566896"/>
                      </a:xfrm>
                      <a:prstGeom prst="rect">
                        <a:avLst/>
                      </a:prstGeom>
                      <a:noFill/>
                      <a:ln>
                        <a:noFill/>
                      </a:ln>
                    </pic:spPr>
                  </pic:pic>
                </a:graphicData>
              </a:graphic>
            </wp:inline>
          </w:drawing>
        </w:r>
      </w:del>
    </w:p>
    <w:p w:rsidR="00AF55E7" w:rsidDel="008531EE" w:rsidRDefault="00AF55E7" w:rsidP="00632208">
      <w:pPr>
        <w:tabs>
          <w:tab w:val="left" w:pos="3660"/>
        </w:tabs>
        <w:spacing w:line="276" w:lineRule="auto"/>
        <w:rPr>
          <w:del w:id="80" w:author="Juan Ignacio Carson" w:date="2014-12-06T09:57:00Z"/>
        </w:rPr>
      </w:pPr>
      <w:del w:id="81" w:author="Juan Ignacio Carson" w:date="2014-12-06T09:57:00Z">
        <w:r w:rsidRPr="00AF55E7" w:rsidDel="008531EE">
          <w:delText>Se supone que este paso debería de resultar "imposible" para cualquier hijo de vecino, pero la realidad es muy triste y no es así. Cualquiera puede descifrar esta información, puesto que el algoritmo utilizado para cifrar las comunicaciones (A5/1) es demasiado viejo (1988) y ya demostró Karsten Nohl cómo romperlo utilizando sus Rainbow Tables, aunque en 1997 ya se había probado teóricamente cómo romperlo.</w:delText>
        </w:r>
      </w:del>
    </w:p>
    <w:p w:rsidR="00AF55E7" w:rsidDel="008531EE" w:rsidRDefault="00AF55E7" w:rsidP="00632208">
      <w:pPr>
        <w:tabs>
          <w:tab w:val="left" w:pos="3660"/>
        </w:tabs>
        <w:spacing w:line="276" w:lineRule="auto"/>
        <w:rPr>
          <w:del w:id="82" w:author="Juan Ignacio Carson" w:date="2014-12-06T09:57:00Z"/>
        </w:rPr>
      </w:pPr>
      <w:del w:id="83" w:author="Juan Ignacio Carson" w:date="2014-12-06T09:57:00Z">
        <w:r w:rsidDel="008531EE">
          <w:rPr>
            <w:noProof/>
            <w:lang w:val="es-ES" w:eastAsia="es-ES"/>
          </w:rPr>
          <w:drawing>
            <wp:inline distT="0" distB="0" distL="0" distR="0" wp14:anchorId="404ECD43" wp14:editId="2A25584F">
              <wp:extent cx="5400675" cy="1688560"/>
              <wp:effectExtent l="0" t="0" r="0" b="6985"/>
              <wp:docPr id="11" name="Imagen 11" descr="http://2.bp.blogspot.com/-fPWnGCaxFRs/UtJiBxkCEjI/AAAAAAAASwQ/IzH0NikwWSY/s160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2.bp.blogspot.com/-fPWnGCaxFRs/UtJiBxkCEjI/AAAAAAAASwQ/IzH0NikwWSY/s1600/0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1688560"/>
                      </a:xfrm>
                      <a:prstGeom prst="rect">
                        <a:avLst/>
                      </a:prstGeom>
                      <a:noFill/>
                      <a:ln>
                        <a:noFill/>
                      </a:ln>
                    </pic:spPr>
                  </pic:pic>
                </a:graphicData>
              </a:graphic>
            </wp:inline>
          </w:drawing>
        </w:r>
      </w:del>
    </w:p>
    <w:p w:rsidR="00AF55E7" w:rsidDel="008531EE" w:rsidRDefault="00AF55E7" w:rsidP="00632208">
      <w:pPr>
        <w:tabs>
          <w:tab w:val="left" w:pos="3660"/>
        </w:tabs>
        <w:spacing w:line="276" w:lineRule="auto"/>
        <w:rPr>
          <w:del w:id="84" w:author="Juan Ignacio Carson" w:date="2014-12-06T09:57:00Z"/>
        </w:rPr>
      </w:pPr>
      <w:del w:id="85" w:author="Juan Ignacio Carson" w:date="2014-12-06T09:57:00Z">
        <w:r w:rsidRPr="00AF55E7" w:rsidDel="008531EE">
          <w:delText>Es decir, con 20€ y un equipo con una distribución de Kali Linux, cualquier persona con muy pocos conocimientos puede realizar capturas de todo el tráfico de una celda de la red GSM para más tarde, en su casa, descifrar el tráfico en busca de llamadas y mensajes cortos, ¿A que pone los pelos de punta? Pensad en ello la próxima vez que recibáis un SMS con una información sensible.</w:delText>
        </w:r>
      </w:del>
    </w:p>
    <w:p w:rsidR="00AF55E7" w:rsidDel="008531EE" w:rsidRDefault="00AF55E7" w:rsidP="00632208">
      <w:pPr>
        <w:tabs>
          <w:tab w:val="left" w:pos="3660"/>
        </w:tabs>
        <w:spacing w:line="276" w:lineRule="auto"/>
        <w:rPr>
          <w:del w:id="86" w:author="Juan Ignacio Carson" w:date="2014-12-06T09:57:00Z"/>
        </w:rPr>
      </w:pPr>
      <w:del w:id="87" w:author="Juan Ignacio Carson" w:date="2014-12-06T09:57:00Z">
        <w:r w:rsidDel="008531EE">
          <w:rPr>
            <w:noProof/>
            <w:lang w:val="es-ES" w:eastAsia="es-ES"/>
          </w:rPr>
          <w:drawing>
            <wp:inline distT="0" distB="0" distL="0" distR="0" wp14:anchorId="75B9A7C9" wp14:editId="6E66C918">
              <wp:extent cx="5400675" cy="3375422"/>
              <wp:effectExtent l="0" t="0" r="0" b="0"/>
              <wp:docPr id="12" name="Imagen 12" descr="http://4.bp.blogspot.com/-nqj0yJ_LDxg/UtJiBxYCuSI/AAAAAAAASwc/EgvICgF7RK4/s160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4.bp.blogspot.com/-nqj0yJ_LDxg/UtJiBxYCuSI/AAAAAAAASwc/EgvICgF7RK4/s1600/0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675" cy="3375422"/>
                      </a:xfrm>
                      <a:prstGeom prst="rect">
                        <a:avLst/>
                      </a:prstGeom>
                      <a:noFill/>
                      <a:ln>
                        <a:noFill/>
                      </a:ln>
                    </pic:spPr>
                  </pic:pic>
                </a:graphicData>
              </a:graphic>
            </wp:inline>
          </w:drawing>
        </w:r>
      </w:del>
    </w:p>
    <w:p w:rsidR="00AF55E7" w:rsidRPr="00632208" w:rsidDel="008531EE" w:rsidRDefault="00AF55E7" w:rsidP="00632208">
      <w:pPr>
        <w:tabs>
          <w:tab w:val="left" w:pos="3660"/>
        </w:tabs>
        <w:spacing w:line="276" w:lineRule="auto"/>
        <w:rPr>
          <w:del w:id="88" w:author="Juan Ignacio Carson" w:date="2014-12-06T09:57:00Z"/>
          <w:lang w:val="en-US"/>
        </w:rPr>
      </w:pPr>
      <w:del w:id="89" w:author="Juan Ignacio Carson" w:date="2014-12-06T09:57:00Z">
        <w:r w:rsidDel="008531EE">
          <w:rPr>
            <w:noProof/>
            <w:lang w:val="es-ES" w:eastAsia="es-ES"/>
          </w:rPr>
          <w:drawing>
            <wp:inline distT="0" distB="0" distL="0" distR="0" wp14:anchorId="783DA051" wp14:editId="6F3C3457">
              <wp:extent cx="4476750" cy="1971675"/>
              <wp:effectExtent l="0" t="0" r="0" b="9525"/>
              <wp:docPr id="13" name="Imagen 13" descr="http://1.bp.blogspot.com/-x50wihO9OS0/UtJmM0yoivI/AAAAAAAASwk/_RjYelSsayI/s1600/U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1.bp.blogspot.com/-x50wihO9OS0/UtJmM0yoivI/AAAAAAAASwk/_RjYelSsayI/s1600/USB.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6750" cy="1971675"/>
                      </a:xfrm>
                      <a:prstGeom prst="rect">
                        <a:avLst/>
                      </a:prstGeom>
                      <a:noFill/>
                      <a:ln>
                        <a:noFill/>
                      </a:ln>
                    </pic:spPr>
                  </pic:pic>
                </a:graphicData>
              </a:graphic>
            </wp:inline>
          </w:drawing>
        </w:r>
        <w:r w:rsidDel="008531EE">
          <w:br/>
        </w:r>
        <w:r w:rsidRPr="00AF55E7" w:rsidDel="008531EE">
          <w:delText>Tarjeta RTL-SDL por USB necesaria</w:delText>
        </w:r>
      </w:del>
    </w:p>
    <w:p w:rsidR="00AF55E7" w:rsidDel="008531EE" w:rsidRDefault="00AF55E7" w:rsidP="00632208">
      <w:pPr>
        <w:tabs>
          <w:tab w:val="left" w:pos="3660"/>
        </w:tabs>
        <w:spacing w:line="276" w:lineRule="auto"/>
        <w:rPr>
          <w:del w:id="90" w:author="Juan Ignacio Carson" w:date="2014-12-06T09:57:00Z"/>
        </w:rPr>
      </w:pPr>
    </w:p>
    <w:p w:rsidR="00AF55E7" w:rsidDel="008531EE" w:rsidRDefault="00AF55E7" w:rsidP="00632208">
      <w:pPr>
        <w:tabs>
          <w:tab w:val="left" w:pos="3660"/>
        </w:tabs>
        <w:spacing w:line="276" w:lineRule="auto"/>
        <w:rPr>
          <w:del w:id="91" w:author="Juan Ignacio Carson" w:date="2014-12-06T09:57:00Z"/>
        </w:rPr>
      </w:pPr>
    </w:p>
    <w:p w:rsidR="00AF55E7" w:rsidDel="008531EE" w:rsidRDefault="00AF55E7" w:rsidP="00632208">
      <w:pPr>
        <w:tabs>
          <w:tab w:val="left" w:pos="3660"/>
        </w:tabs>
        <w:spacing w:line="276" w:lineRule="auto"/>
        <w:rPr>
          <w:del w:id="92" w:author="Juan Ignacio Carson" w:date="2014-12-06T09:57:00Z"/>
        </w:rPr>
      </w:pPr>
    </w:p>
    <w:p w:rsidR="00AF55E7" w:rsidDel="008531EE" w:rsidRDefault="00AF55E7" w:rsidP="00632208">
      <w:pPr>
        <w:tabs>
          <w:tab w:val="left" w:pos="3660"/>
        </w:tabs>
        <w:spacing w:line="276" w:lineRule="auto"/>
        <w:rPr>
          <w:del w:id="93" w:author="Juan Ignacio Carson" w:date="2014-12-06T09:57:00Z"/>
        </w:rPr>
      </w:pPr>
      <w:del w:id="94" w:author="Juan Ignacio Carson" w:date="2014-12-06T09:57:00Z">
        <w:r w:rsidDel="008531EE">
          <w:tab/>
        </w:r>
      </w:del>
    </w:p>
    <w:p w:rsidR="00AF55E7" w:rsidDel="008531EE" w:rsidRDefault="00AF55E7" w:rsidP="00B86297">
      <w:pPr>
        <w:spacing w:line="276" w:lineRule="auto"/>
        <w:rPr>
          <w:del w:id="95" w:author="Juan Ignacio Carson" w:date="2014-12-06T09:57:00Z"/>
        </w:rPr>
      </w:pPr>
    </w:p>
    <w:p w:rsidR="006E73E4" w:rsidDel="008531EE" w:rsidRDefault="006E73E4" w:rsidP="00B86297">
      <w:pPr>
        <w:spacing w:line="276" w:lineRule="auto"/>
        <w:rPr>
          <w:del w:id="96" w:author="Juan Ignacio Carson" w:date="2014-12-06T09:57:00Z"/>
          <w:rFonts w:asciiTheme="majorHAnsi" w:eastAsiaTheme="majorEastAsia" w:hAnsiTheme="majorHAnsi" w:cstheme="majorBidi"/>
          <w:color w:val="000000" w:themeColor="text1"/>
          <w:sz w:val="40"/>
          <w:szCs w:val="32"/>
        </w:rPr>
      </w:pPr>
      <w:del w:id="97" w:author="Juan Ignacio Carson" w:date="2014-12-06T09:57:00Z">
        <w:r w:rsidDel="008531EE">
          <w:br w:type="page"/>
        </w:r>
      </w:del>
    </w:p>
    <w:p w:rsidR="006E73E4" w:rsidRDefault="006E73E4" w:rsidP="00632208">
      <w:pPr>
        <w:pStyle w:val="Ttulo1"/>
      </w:pPr>
      <w:bookmarkStart w:id="98" w:name="_Toc405622098"/>
      <w:r>
        <w:t>Desarrollo</w:t>
      </w:r>
      <w:bookmarkEnd w:id="98"/>
    </w:p>
    <w:p w:rsidR="006E73E4" w:rsidRDefault="006E73E4"/>
    <w:p w:rsidR="006E73E4" w:rsidRDefault="006E73E4">
      <w:pPr>
        <w:spacing w:line="276" w:lineRule="auto"/>
      </w:pPr>
      <w:r>
        <w:br w:type="page"/>
      </w:r>
    </w:p>
    <w:p w:rsidR="006E73E4" w:rsidRPr="00632208" w:rsidRDefault="006E73E4" w:rsidP="00632208">
      <w:pPr>
        <w:pStyle w:val="Ttulo1"/>
      </w:pPr>
      <w:bookmarkStart w:id="99" w:name="_Toc405622099"/>
      <w:r>
        <w:lastRenderedPageBreak/>
        <w:t>Conclusiones</w:t>
      </w:r>
      <w:bookmarkEnd w:id="99"/>
    </w:p>
    <w:sectPr w:rsidR="006E73E4" w:rsidRPr="00632208" w:rsidSect="00E95C4F">
      <w:headerReference w:type="default" r:id="rId19"/>
      <w:pgSz w:w="11907" w:h="16839" w:code="9"/>
      <w:pgMar w:top="1417" w:right="1701" w:bottom="1417" w:left="1701"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25DE" w:rsidRDefault="001725DE" w:rsidP="00582837">
      <w:pPr>
        <w:spacing w:after="0" w:line="240" w:lineRule="auto"/>
      </w:pPr>
      <w:r>
        <w:separator/>
      </w:r>
    </w:p>
  </w:endnote>
  <w:endnote w:type="continuationSeparator" w:id="0">
    <w:p w:rsidR="001725DE" w:rsidRDefault="001725DE" w:rsidP="005828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1002AFF" w:usb1="C0000002" w:usb2="00000008" w:usb3="00000000" w:csb0="0001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25DE" w:rsidRDefault="001725DE" w:rsidP="00582837">
      <w:pPr>
        <w:spacing w:after="0" w:line="240" w:lineRule="auto"/>
      </w:pPr>
      <w:r>
        <w:separator/>
      </w:r>
    </w:p>
  </w:footnote>
  <w:footnote w:type="continuationSeparator" w:id="0">
    <w:p w:rsidR="001725DE" w:rsidRDefault="001725DE" w:rsidP="0058283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Borders>
        <w:top w:val="none" w:sz="0" w:space="0" w:color="auto"/>
        <w:left w:val="none" w:sz="0" w:space="0" w:color="auto"/>
        <w:right w:val="none" w:sz="0" w:space="0" w:color="auto"/>
        <w:insideH w:val="none" w:sz="0" w:space="0" w:color="auto"/>
        <w:insideV w:val="none" w:sz="0" w:space="0" w:color="auto"/>
      </w:tblBorders>
      <w:tblCellMar>
        <w:bottom w:w="57" w:type="dxa"/>
      </w:tblCellMar>
      <w:tblLook w:val="0600" w:firstRow="0" w:lastRow="0" w:firstColumn="0" w:lastColumn="0" w:noHBand="1" w:noVBand="1"/>
    </w:tblPr>
    <w:tblGrid>
      <w:gridCol w:w="1957"/>
      <w:gridCol w:w="2629"/>
      <w:gridCol w:w="3919"/>
    </w:tblGrid>
    <w:tr w:rsidR="00785334" w:rsidTr="00BC1CC7">
      <w:trPr>
        <w:trHeight w:val="562"/>
      </w:trPr>
      <w:tc>
        <w:tcPr>
          <w:tcW w:w="1965" w:type="dxa"/>
          <w:vMerge w:val="restart"/>
        </w:tcPr>
        <w:p w:rsidR="00785334" w:rsidRDefault="00785334" w:rsidP="00245C5C">
          <w:pPr>
            <w:pStyle w:val="Encabezado"/>
          </w:pPr>
          <w:r w:rsidRPr="00582837">
            <w:rPr>
              <w:noProof/>
              <w:lang w:val="es-ES" w:eastAsia="es-ES"/>
            </w:rPr>
            <w:drawing>
              <wp:inline distT="0" distB="0" distL="0" distR="0" wp14:anchorId="0DC35281" wp14:editId="1940C468">
                <wp:extent cx="933450" cy="667194"/>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niversidad_kennedy.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35899" cy="668944"/>
                        </a:xfrm>
                        <a:prstGeom prst="rect">
                          <a:avLst/>
                        </a:prstGeom>
                      </pic:spPr>
                    </pic:pic>
                  </a:graphicData>
                </a:graphic>
              </wp:inline>
            </w:drawing>
          </w:r>
        </w:p>
      </w:tc>
      <w:tc>
        <w:tcPr>
          <w:tcW w:w="6680" w:type="dxa"/>
          <w:gridSpan w:val="2"/>
          <w:vAlign w:val="center"/>
        </w:tcPr>
        <w:p w:rsidR="00785334" w:rsidRPr="004B561B" w:rsidRDefault="00785334" w:rsidP="004B561B">
          <w:pPr>
            <w:pStyle w:val="Encabezado"/>
            <w:rPr>
              <w:sz w:val="20"/>
            </w:rPr>
          </w:pPr>
          <w:r w:rsidRPr="004B561B">
            <w:rPr>
              <w:sz w:val="20"/>
            </w:rPr>
            <w:t>UNIVERSIDAD ARGENTINA JOHN F. KENNEDY</w:t>
          </w:r>
        </w:p>
      </w:tc>
    </w:tr>
    <w:tr w:rsidR="00785334" w:rsidTr="00BC1CC7">
      <w:trPr>
        <w:trHeight w:val="465"/>
      </w:trPr>
      <w:tc>
        <w:tcPr>
          <w:tcW w:w="1965" w:type="dxa"/>
          <w:vMerge/>
        </w:tcPr>
        <w:p w:rsidR="00785334" w:rsidRPr="00582837" w:rsidRDefault="00785334" w:rsidP="00245C5C">
          <w:pPr>
            <w:pStyle w:val="Encabezado"/>
            <w:rPr>
              <w:noProof/>
              <w:lang w:eastAsia="es-AR"/>
            </w:rPr>
          </w:pPr>
        </w:p>
      </w:tc>
      <w:tc>
        <w:tcPr>
          <w:tcW w:w="2679" w:type="dxa"/>
        </w:tcPr>
        <w:p w:rsidR="00785334" w:rsidRPr="004B561B" w:rsidRDefault="00785334" w:rsidP="00245C5C">
          <w:pPr>
            <w:pStyle w:val="Encabezado"/>
            <w:rPr>
              <w:sz w:val="20"/>
            </w:rPr>
          </w:pPr>
          <w:r w:rsidRPr="004B561B">
            <w:rPr>
              <w:sz w:val="20"/>
            </w:rPr>
            <w:t>Pago con Celular</w:t>
          </w:r>
          <w:r w:rsidRPr="004B561B">
            <w:rPr>
              <w:sz w:val="20"/>
            </w:rPr>
            <w:br/>
            <w:t>Juan Ignacio Carson</w:t>
          </w:r>
        </w:p>
      </w:tc>
      <w:tc>
        <w:tcPr>
          <w:tcW w:w="4001" w:type="dxa"/>
        </w:tcPr>
        <w:p w:rsidR="00785334" w:rsidRPr="004B561B" w:rsidRDefault="00785334" w:rsidP="00582837">
          <w:pPr>
            <w:pStyle w:val="Encabezado"/>
            <w:jc w:val="right"/>
            <w:rPr>
              <w:sz w:val="20"/>
            </w:rPr>
          </w:pPr>
          <w:r w:rsidRPr="004B561B">
            <w:rPr>
              <w:sz w:val="20"/>
            </w:rPr>
            <w:t>Fácil, seguro, en cualquier celular y lugar</w:t>
          </w:r>
          <w:r w:rsidRPr="004B561B">
            <w:rPr>
              <w:sz w:val="20"/>
            </w:rPr>
            <w:br/>
            <w:t>2014</w:t>
          </w:r>
        </w:p>
      </w:tc>
    </w:tr>
  </w:tbl>
  <w:p w:rsidR="00785334" w:rsidRDefault="00785334" w:rsidP="0058283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B892FF0"/>
    <w:multiLevelType w:val="hybridMultilevel"/>
    <w:tmpl w:val="979CB1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uan Ignacio Carson">
    <w15:presenceInfo w15:providerId="Windows Live" w15:userId="433b42c12b1a69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BC7"/>
    <w:rsid w:val="0000779F"/>
    <w:rsid w:val="000554EE"/>
    <w:rsid w:val="00091A87"/>
    <w:rsid w:val="000A0A34"/>
    <w:rsid w:val="000C1463"/>
    <w:rsid w:val="00134AF7"/>
    <w:rsid w:val="0016117E"/>
    <w:rsid w:val="001725DE"/>
    <w:rsid w:val="00182461"/>
    <w:rsid w:val="001A4AB9"/>
    <w:rsid w:val="001A51EE"/>
    <w:rsid w:val="001E679D"/>
    <w:rsid w:val="00215C68"/>
    <w:rsid w:val="002310F7"/>
    <w:rsid w:val="002327DE"/>
    <w:rsid w:val="0023399F"/>
    <w:rsid w:val="00234969"/>
    <w:rsid w:val="00236F0F"/>
    <w:rsid w:val="00245C5C"/>
    <w:rsid w:val="00246A05"/>
    <w:rsid w:val="0025258C"/>
    <w:rsid w:val="00263D60"/>
    <w:rsid w:val="0027757D"/>
    <w:rsid w:val="002B3E3A"/>
    <w:rsid w:val="002D7FC0"/>
    <w:rsid w:val="00355179"/>
    <w:rsid w:val="00360F5E"/>
    <w:rsid w:val="003812FC"/>
    <w:rsid w:val="003B549A"/>
    <w:rsid w:val="00431378"/>
    <w:rsid w:val="00457534"/>
    <w:rsid w:val="00457707"/>
    <w:rsid w:val="004B561B"/>
    <w:rsid w:val="004C2827"/>
    <w:rsid w:val="004F0A5A"/>
    <w:rsid w:val="004F2D2E"/>
    <w:rsid w:val="004F46EC"/>
    <w:rsid w:val="005013E1"/>
    <w:rsid w:val="00513B95"/>
    <w:rsid w:val="0052542D"/>
    <w:rsid w:val="005351C7"/>
    <w:rsid w:val="00540508"/>
    <w:rsid w:val="00547F9C"/>
    <w:rsid w:val="005633EB"/>
    <w:rsid w:val="00582837"/>
    <w:rsid w:val="005C06AA"/>
    <w:rsid w:val="005D2762"/>
    <w:rsid w:val="005E7C55"/>
    <w:rsid w:val="00632208"/>
    <w:rsid w:val="00663FA2"/>
    <w:rsid w:val="006659A3"/>
    <w:rsid w:val="006C67EC"/>
    <w:rsid w:val="006E382F"/>
    <w:rsid w:val="006E499F"/>
    <w:rsid w:val="006E60B7"/>
    <w:rsid w:val="006E73E4"/>
    <w:rsid w:val="007838B3"/>
    <w:rsid w:val="00785334"/>
    <w:rsid w:val="007A5F15"/>
    <w:rsid w:val="007B72D5"/>
    <w:rsid w:val="007E4EDC"/>
    <w:rsid w:val="00807BC9"/>
    <w:rsid w:val="008133BA"/>
    <w:rsid w:val="00833C84"/>
    <w:rsid w:val="008531EE"/>
    <w:rsid w:val="00863540"/>
    <w:rsid w:val="00871C82"/>
    <w:rsid w:val="00873A7F"/>
    <w:rsid w:val="00881195"/>
    <w:rsid w:val="00883502"/>
    <w:rsid w:val="008B4338"/>
    <w:rsid w:val="008E6601"/>
    <w:rsid w:val="008F17A8"/>
    <w:rsid w:val="00952104"/>
    <w:rsid w:val="00976E07"/>
    <w:rsid w:val="00977654"/>
    <w:rsid w:val="009E7634"/>
    <w:rsid w:val="00A04ADD"/>
    <w:rsid w:val="00AA044D"/>
    <w:rsid w:val="00AD1B88"/>
    <w:rsid w:val="00AF55E7"/>
    <w:rsid w:val="00B47B24"/>
    <w:rsid w:val="00B86297"/>
    <w:rsid w:val="00BA3A22"/>
    <w:rsid w:val="00BB6CA8"/>
    <w:rsid w:val="00BC1CC7"/>
    <w:rsid w:val="00BD1F51"/>
    <w:rsid w:val="00BD73DE"/>
    <w:rsid w:val="00C423E4"/>
    <w:rsid w:val="00C826F3"/>
    <w:rsid w:val="00C92DE3"/>
    <w:rsid w:val="00C97DC6"/>
    <w:rsid w:val="00CA7B65"/>
    <w:rsid w:val="00CB35F5"/>
    <w:rsid w:val="00CD604B"/>
    <w:rsid w:val="00CE60A7"/>
    <w:rsid w:val="00D3128B"/>
    <w:rsid w:val="00D61794"/>
    <w:rsid w:val="00D62442"/>
    <w:rsid w:val="00D874AB"/>
    <w:rsid w:val="00DB5BC7"/>
    <w:rsid w:val="00DF41DE"/>
    <w:rsid w:val="00DF6AF7"/>
    <w:rsid w:val="00E02420"/>
    <w:rsid w:val="00E30B2E"/>
    <w:rsid w:val="00E95C4F"/>
    <w:rsid w:val="00EA2596"/>
    <w:rsid w:val="00EC3467"/>
    <w:rsid w:val="00ED7E9F"/>
    <w:rsid w:val="00EE1CFE"/>
    <w:rsid w:val="00F029ED"/>
    <w:rsid w:val="00F27174"/>
    <w:rsid w:val="00F44C6F"/>
    <w:rsid w:val="00F4678B"/>
    <w:rsid w:val="00F6420F"/>
    <w:rsid w:val="00F81547"/>
    <w:rsid w:val="00FC3D3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13B81CD-DFE3-4F87-854E-94B8442C7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7707"/>
    <w:pPr>
      <w:spacing w:line="360" w:lineRule="auto"/>
    </w:pPr>
    <w:rPr>
      <w:sz w:val="24"/>
    </w:rPr>
  </w:style>
  <w:style w:type="paragraph" w:styleId="Ttulo1">
    <w:name w:val="heading 1"/>
    <w:basedOn w:val="Normal"/>
    <w:next w:val="Normal"/>
    <w:link w:val="Ttulo1Car"/>
    <w:uiPriority w:val="9"/>
    <w:qFormat/>
    <w:rsid w:val="009E7634"/>
    <w:pPr>
      <w:keepNext/>
      <w:keepLines/>
      <w:spacing w:before="240" w:after="0"/>
      <w:outlineLvl w:val="0"/>
    </w:pPr>
    <w:rPr>
      <w:rFonts w:asciiTheme="majorHAnsi" w:eastAsiaTheme="majorEastAsia" w:hAnsiTheme="majorHAnsi" w:cstheme="majorBidi"/>
      <w:color w:val="000000" w:themeColor="text1"/>
      <w:sz w:val="40"/>
      <w:szCs w:val="32"/>
    </w:rPr>
  </w:style>
  <w:style w:type="paragraph" w:styleId="Ttulo2">
    <w:name w:val="heading 2"/>
    <w:basedOn w:val="Normal"/>
    <w:next w:val="Normal"/>
    <w:link w:val="Ttulo2Car"/>
    <w:uiPriority w:val="9"/>
    <w:unhideWhenUsed/>
    <w:qFormat/>
    <w:rsid w:val="0000779F"/>
    <w:pPr>
      <w:keepNext/>
      <w:keepLines/>
      <w:spacing w:before="40" w:after="0"/>
      <w:outlineLvl w:val="1"/>
    </w:pPr>
    <w:rPr>
      <w:rFonts w:asciiTheme="majorHAnsi" w:eastAsiaTheme="majorEastAsia" w:hAnsiTheme="majorHAnsi" w:cstheme="majorBidi"/>
      <w:b/>
      <w:color w:val="000000" w:themeColor="text1"/>
      <w:sz w:val="28"/>
      <w:szCs w:val="26"/>
    </w:rPr>
  </w:style>
  <w:style w:type="paragraph" w:styleId="Ttulo3">
    <w:name w:val="heading 3"/>
    <w:basedOn w:val="Normal"/>
    <w:next w:val="Normal"/>
    <w:link w:val="Ttulo3Car"/>
    <w:uiPriority w:val="9"/>
    <w:unhideWhenUsed/>
    <w:qFormat/>
    <w:rsid w:val="0000779F"/>
    <w:pPr>
      <w:keepNext/>
      <w:keepLines/>
      <w:spacing w:before="40" w:after="0"/>
      <w:outlineLvl w:val="2"/>
    </w:pPr>
    <w:rPr>
      <w:rFonts w:asciiTheme="majorHAnsi" w:eastAsiaTheme="majorEastAsia" w:hAnsiTheme="majorHAnsi" w:cstheme="majorBidi"/>
      <w:b/>
      <w:color w:val="000000" w:themeColor="tex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457707"/>
    <w:pPr>
      <w:spacing w:after="300" w:line="240" w:lineRule="auto"/>
      <w:contextualSpacing/>
    </w:pPr>
    <w:rPr>
      <w:rFonts w:asciiTheme="majorHAnsi" w:eastAsiaTheme="majorEastAsia" w:hAnsiTheme="majorHAnsi" w:cstheme="majorBidi"/>
      <w:spacing w:val="5"/>
      <w:kern w:val="28"/>
      <w:sz w:val="52"/>
      <w:szCs w:val="52"/>
    </w:rPr>
  </w:style>
  <w:style w:type="character" w:customStyle="1" w:styleId="PuestoCar">
    <w:name w:val="Puesto Car"/>
    <w:basedOn w:val="Fuentedeprrafopredeter"/>
    <w:link w:val="Puesto"/>
    <w:uiPriority w:val="10"/>
    <w:rsid w:val="00457707"/>
    <w:rPr>
      <w:rFonts w:asciiTheme="majorHAnsi" w:eastAsiaTheme="majorEastAsia" w:hAnsiTheme="majorHAnsi" w:cstheme="majorBidi"/>
      <w:spacing w:val="5"/>
      <w:kern w:val="28"/>
      <w:sz w:val="52"/>
      <w:szCs w:val="52"/>
    </w:rPr>
  </w:style>
  <w:style w:type="paragraph" w:styleId="Sinespaciado">
    <w:name w:val="No Spacing"/>
    <w:link w:val="SinespaciadoCar"/>
    <w:uiPriority w:val="1"/>
    <w:qFormat/>
    <w:rsid w:val="006E382F"/>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6E382F"/>
    <w:rPr>
      <w:rFonts w:eastAsiaTheme="minorEastAsia"/>
      <w:lang w:eastAsia="es-AR"/>
    </w:rPr>
  </w:style>
  <w:style w:type="paragraph" w:styleId="Textodeglobo">
    <w:name w:val="Balloon Text"/>
    <w:basedOn w:val="Normal"/>
    <w:link w:val="TextodegloboCar"/>
    <w:uiPriority w:val="99"/>
    <w:semiHidden/>
    <w:unhideWhenUsed/>
    <w:rsid w:val="006E382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E382F"/>
    <w:rPr>
      <w:rFonts w:ascii="Tahoma" w:hAnsi="Tahoma" w:cs="Tahoma"/>
      <w:sz w:val="16"/>
      <w:szCs w:val="16"/>
    </w:rPr>
  </w:style>
  <w:style w:type="paragraph" w:styleId="Encabezado">
    <w:name w:val="header"/>
    <w:basedOn w:val="Normal"/>
    <w:link w:val="EncabezadoCar"/>
    <w:uiPriority w:val="99"/>
    <w:unhideWhenUsed/>
    <w:rsid w:val="0058283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82837"/>
  </w:style>
  <w:style w:type="paragraph" w:styleId="Piedepgina">
    <w:name w:val="footer"/>
    <w:basedOn w:val="Normal"/>
    <w:link w:val="PiedepginaCar"/>
    <w:uiPriority w:val="99"/>
    <w:unhideWhenUsed/>
    <w:rsid w:val="0058283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82837"/>
  </w:style>
  <w:style w:type="table" w:styleId="Tablaconcuadrcula">
    <w:name w:val="Table Grid"/>
    <w:basedOn w:val="Tablanormal"/>
    <w:uiPriority w:val="59"/>
    <w:rsid w:val="005828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n">
    <w:name w:val="Revision"/>
    <w:hidden/>
    <w:uiPriority w:val="99"/>
    <w:semiHidden/>
    <w:rsid w:val="007A5F15"/>
    <w:pPr>
      <w:spacing w:after="0" w:line="240" w:lineRule="auto"/>
    </w:pPr>
    <w:rPr>
      <w:sz w:val="24"/>
    </w:rPr>
  </w:style>
  <w:style w:type="character" w:customStyle="1" w:styleId="Ttulo1Car">
    <w:name w:val="Título 1 Car"/>
    <w:basedOn w:val="Fuentedeprrafopredeter"/>
    <w:link w:val="Ttulo1"/>
    <w:uiPriority w:val="9"/>
    <w:rsid w:val="009E7634"/>
    <w:rPr>
      <w:rFonts w:asciiTheme="majorHAnsi" w:eastAsiaTheme="majorEastAsia" w:hAnsiTheme="majorHAnsi" w:cstheme="majorBidi"/>
      <w:color w:val="000000" w:themeColor="text1"/>
      <w:sz w:val="40"/>
      <w:szCs w:val="32"/>
    </w:rPr>
  </w:style>
  <w:style w:type="paragraph" w:styleId="TtulodeTDC">
    <w:name w:val="TOC Heading"/>
    <w:basedOn w:val="Ttulo1"/>
    <w:next w:val="Normal"/>
    <w:uiPriority w:val="39"/>
    <w:unhideWhenUsed/>
    <w:qFormat/>
    <w:rsid w:val="009E7634"/>
    <w:pPr>
      <w:spacing w:line="259" w:lineRule="auto"/>
      <w:outlineLvl w:val="9"/>
    </w:pPr>
    <w:rPr>
      <w:lang w:val="es-ES" w:eastAsia="es-ES"/>
    </w:rPr>
  </w:style>
  <w:style w:type="paragraph" w:styleId="TDC1">
    <w:name w:val="toc 1"/>
    <w:basedOn w:val="Normal"/>
    <w:next w:val="Normal"/>
    <w:autoRedefine/>
    <w:uiPriority w:val="39"/>
    <w:unhideWhenUsed/>
    <w:rsid w:val="00ED7E9F"/>
    <w:pPr>
      <w:spacing w:after="100"/>
    </w:pPr>
  </w:style>
  <w:style w:type="character" w:styleId="Hipervnculo">
    <w:name w:val="Hyperlink"/>
    <w:basedOn w:val="Fuentedeprrafopredeter"/>
    <w:uiPriority w:val="99"/>
    <w:unhideWhenUsed/>
    <w:rsid w:val="00ED7E9F"/>
    <w:rPr>
      <w:color w:val="5F5F5F" w:themeColor="hyperlink"/>
      <w:u w:val="single"/>
    </w:rPr>
  </w:style>
  <w:style w:type="character" w:customStyle="1" w:styleId="Ttulo2Car">
    <w:name w:val="Título 2 Car"/>
    <w:basedOn w:val="Fuentedeprrafopredeter"/>
    <w:link w:val="Ttulo2"/>
    <w:uiPriority w:val="9"/>
    <w:rsid w:val="0000779F"/>
    <w:rPr>
      <w:rFonts w:asciiTheme="majorHAnsi" w:eastAsiaTheme="majorEastAsia" w:hAnsiTheme="majorHAnsi" w:cstheme="majorBidi"/>
      <w:b/>
      <w:color w:val="000000" w:themeColor="text1"/>
      <w:sz w:val="28"/>
      <w:szCs w:val="26"/>
    </w:rPr>
  </w:style>
  <w:style w:type="paragraph" w:styleId="Prrafodelista">
    <w:name w:val="List Paragraph"/>
    <w:basedOn w:val="Normal"/>
    <w:uiPriority w:val="34"/>
    <w:qFormat/>
    <w:rsid w:val="00EC3467"/>
    <w:pPr>
      <w:ind w:left="720"/>
      <w:contextualSpacing/>
    </w:pPr>
  </w:style>
  <w:style w:type="paragraph" w:styleId="TDC2">
    <w:name w:val="toc 2"/>
    <w:basedOn w:val="Normal"/>
    <w:next w:val="Normal"/>
    <w:autoRedefine/>
    <w:uiPriority w:val="39"/>
    <w:unhideWhenUsed/>
    <w:rsid w:val="0025258C"/>
    <w:pPr>
      <w:spacing w:after="100"/>
      <w:ind w:left="240"/>
    </w:pPr>
  </w:style>
  <w:style w:type="character" w:customStyle="1" w:styleId="Ttulo3Car">
    <w:name w:val="Título 3 Car"/>
    <w:basedOn w:val="Fuentedeprrafopredeter"/>
    <w:link w:val="Ttulo3"/>
    <w:uiPriority w:val="9"/>
    <w:rsid w:val="0000779F"/>
    <w:rPr>
      <w:rFonts w:asciiTheme="majorHAnsi" w:eastAsiaTheme="majorEastAsia" w:hAnsiTheme="majorHAnsi" w:cstheme="majorBidi"/>
      <w:b/>
      <w:color w:val="000000" w:themeColor="text1"/>
      <w:sz w:val="24"/>
      <w:szCs w:val="24"/>
    </w:rPr>
  </w:style>
  <w:style w:type="paragraph" w:styleId="TDC3">
    <w:name w:val="toc 3"/>
    <w:basedOn w:val="Normal"/>
    <w:next w:val="Normal"/>
    <w:autoRedefine/>
    <w:uiPriority w:val="39"/>
    <w:unhideWhenUsed/>
    <w:rsid w:val="00360F5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896994">
      <w:bodyDiv w:val="1"/>
      <w:marLeft w:val="0"/>
      <w:marRight w:val="0"/>
      <w:marTop w:val="0"/>
      <w:marBottom w:val="0"/>
      <w:divBdr>
        <w:top w:val="none" w:sz="0" w:space="0" w:color="auto"/>
        <w:left w:val="none" w:sz="0" w:space="0" w:color="auto"/>
        <w:bottom w:val="none" w:sz="0" w:space="0" w:color="auto"/>
        <w:right w:val="none" w:sz="0" w:space="0" w:color="auto"/>
      </w:divBdr>
    </w:div>
    <w:div w:id="1671173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FI">
      <a:majorFont>
        <a:latin typeface="Microsoft Sans Serif"/>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2FB54-B6D9-41A1-BFE4-CE3F081C8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22</Pages>
  <Words>2475</Words>
  <Characters>13614</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dc:creator>
  <cp:lastModifiedBy>Juan Ignacio Carson</cp:lastModifiedBy>
  <cp:revision>8</cp:revision>
  <dcterms:created xsi:type="dcterms:W3CDTF">2014-12-06T12:20:00Z</dcterms:created>
  <dcterms:modified xsi:type="dcterms:W3CDTF">2014-12-06T12:57:00Z</dcterms:modified>
</cp:coreProperties>
</file>